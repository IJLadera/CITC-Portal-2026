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067" w:type="dxa"/>
        <w:tblInd w:w="1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69"/>
        <w:gridCol w:w="5301"/>
        <w:gridCol w:w="5697"/>
      </w:tblGrid>
      <w:tr w:rsidR="00334C22" w:rsidRPr="0028354C" w14:paraId="3ECE77B7" w14:textId="77777777" w:rsidTr="00147162">
        <w:tc>
          <w:tcPr>
            <w:tcW w:w="8370" w:type="dxa"/>
            <w:gridSpan w:val="2"/>
            <w:vAlign w:val="center"/>
          </w:tcPr>
          <w:p w14:paraId="0928C7E0" w14:textId="038FA7C7" w:rsidR="00334C22" w:rsidRPr="00AD29FA" w:rsidRDefault="001B57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del w:id="0" w:author="juan valdevieso" w:date="2025-09-29T22:47:00Z" w16du:dateUtc="2025-09-29T14:47:00Z">
              <w:r w:rsidRPr="00AD29FA" w:rsidDel="00D51F1F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delText>${</w:delText>
              </w:r>
            </w:del>
            <w:proofErr w:type="gramStart"/>
            <w:ins w:id="1" w:author="juan valdevieso" w:date="2025-09-29T22:47:00Z" w16du:dateUtc="2025-09-29T14:47:00Z">
              <w:r w:rsidR="00D51F1F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{{</w:t>
              </w:r>
            </w:ins>
            <w:ins w:id="2" w:author="juan valdevieso" w:date="2025-09-29T22:54:00Z" w16du:dateUtc="2025-09-29T14:54:00Z">
              <w:r w:rsidR="001D77ED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 xml:space="preserve"> </w:t>
              </w:r>
            </w:ins>
            <w:proofErr w:type="spellStart"/>
            <w:r w:rsidRPr="00AD29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college</w:t>
            </w:r>
            <w:proofErr w:type="gramEnd"/>
            <w:r w:rsidRPr="00AD29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_description</w:t>
            </w:r>
            <w:proofErr w:type="spellEnd"/>
            <w:ins w:id="3" w:author="juan valdevieso" w:date="2025-09-29T22:54:00Z" w16du:dateUtc="2025-09-29T14:54:00Z">
              <w:r w:rsidR="001D77ED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 xml:space="preserve"> </w:t>
              </w:r>
            </w:ins>
            <w:del w:id="4" w:author="juan valdevieso" w:date="2025-09-29T22:47:00Z" w16du:dateUtc="2025-09-29T14:47:00Z">
              <w:r w:rsidRPr="00AD29FA" w:rsidDel="00D51F1F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delText>}</w:delText>
              </w:r>
            </w:del>
            <w:ins w:id="5" w:author="juan valdevieso" w:date="2025-09-29T22:47:00Z" w16du:dateUtc="2025-09-29T14:47:00Z">
              <w:r w:rsidR="00D51F1F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}}</w:t>
              </w:r>
            </w:ins>
          </w:p>
          <w:p w14:paraId="7C888881" w14:textId="75A0F3E6" w:rsidR="00334C22" w:rsidRPr="0028354C" w:rsidRDefault="001B57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18"/>
                <w:u w:val="single"/>
              </w:rPr>
            </w:pPr>
            <w:del w:id="6" w:author="juan valdevieso" w:date="2025-09-29T22:47:00Z" w16du:dateUtc="2025-09-29T14:47:00Z">
              <w:r w:rsidRPr="00AD29FA" w:rsidDel="00D51F1F">
                <w:rPr>
                  <w:rFonts w:ascii="Times New Roman" w:hAnsi="Times New Roman" w:cs="Times New Roman"/>
                  <w:sz w:val="24"/>
                  <w:szCs w:val="24"/>
                </w:rPr>
                <w:delText>${</w:delText>
              </w:r>
            </w:del>
            <w:proofErr w:type="gramStart"/>
            <w:ins w:id="7" w:author="juan valdevieso" w:date="2025-09-29T22:47:00Z" w16du:dateUtc="2025-09-29T14:47:00Z">
              <w:r w:rsidR="00D51F1F">
                <w:rPr>
                  <w:rFonts w:ascii="Times New Roman" w:hAnsi="Times New Roman" w:cs="Times New Roman"/>
                  <w:sz w:val="24"/>
                  <w:szCs w:val="24"/>
                </w:rPr>
                <w:t>{{</w:t>
              </w:r>
            </w:ins>
            <w:ins w:id="8" w:author="juan valdevieso" w:date="2025-09-29T22:54:00Z" w16du:dateUtc="2025-09-29T14:54:00Z">
              <w:r w:rsidR="001D77ED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</w:ins>
            <w:proofErr w:type="spellStart"/>
            <w:r w:rsidRPr="00AD29FA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  <w:proofErr w:type="gramEnd"/>
            <w:r w:rsidRPr="00AD29FA">
              <w:rPr>
                <w:rFonts w:ascii="Times New Roman" w:hAnsi="Times New Roman" w:cs="Times New Roman"/>
                <w:sz w:val="24"/>
                <w:szCs w:val="24"/>
              </w:rPr>
              <w:t>_name</w:t>
            </w:r>
            <w:proofErr w:type="spellEnd"/>
            <w:ins w:id="9" w:author="juan valdevieso" w:date="2025-09-29T22:54:00Z" w16du:dateUtc="2025-09-29T14:54:00Z">
              <w:r w:rsidR="001D77ED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</w:ins>
            <w:del w:id="10" w:author="juan valdevieso" w:date="2025-09-29T22:47:00Z" w16du:dateUtc="2025-09-29T14:47:00Z">
              <w:r w:rsidRPr="00AD29FA" w:rsidDel="00D51F1F">
                <w:rPr>
                  <w:rFonts w:ascii="Times New Roman" w:hAnsi="Times New Roman" w:cs="Times New Roman"/>
                  <w:sz w:val="24"/>
                  <w:szCs w:val="24"/>
                </w:rPr>
                <w:delText>}</w:delText>
              </w:r>
            </w:del>
            <w:ins w:id="11" w:author="juan valdevieso" w:date="2025-09-29T22:47:00Z" w16du:dateUtc="2025-09-29T14:47:00Z">
              <w:r w:rsidR="00D51F1F">
                <w:rPr>
                  <w:rFonts w:ascii="Times New Roman" w:hAnsi="Times New Roman" w:cs="Times New Roman"/>
                  <w:sz w:val="24"/>
                  <w:szCs w:val="24"/>
                </w:rPr>
                <w:t>}}</w:t>
              </w:r>
            </w:ins>
          </w:p>
        </w:tc>
        <w:tc>
          <w:tcPr>
            <w:tcW w:w="5697" w:type="dxa"/>
            <w:vAlign w:val="center"/>
          </w:tcPr>
          <w:p w14:paraId="1CE9BC8B" w14:textId="77777777" w:rsidR="00AD29FA" w:rsidRDefault="00AD29F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</w:p>
          <w:p w14:paraId="4DF2E7C1" w14:textId="77777777" w:rsidR="00334C22" w:rsidRPr="00AD29FA" w:rsidRDefault="001B572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29F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SYLLABUS</w:t>
            </w:r>
          </w:p>
          <w:p w14:paraId="7AB1A6FC" w14:textId="6676B094" w:rsidR="00334C22" w:rsidRPr="00AD29FA" w:rsidRDefault="001B57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29FA">
              <w:rPr>
                <w:rFonts w:ascii="Times New Roman" w:hAnsi="Times New Roman" w:cs="Times New Roman"/>
                <w:sz w:val="20"/>
                <w:szCs w:val="20"/>
              </w:rPr>
              <w:t xml:space="preserve">Course Title: </w:t>
            </w:r>
            <w:del w:id="12" w:author="juan valdevieso" w:date="2025-09-29T22:47:00Z" w16du:dateUtc="2025-09-29T14:47:00Z">
              <w:r w:rsidRPr="00AD29FA" w:rsidDel="00D51F1F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delText>${</w:delText>
              </w:r>
            </w:del>
            <w:proofErr w:type="gramStart"/>
            <w:ins w:id="13" w:author="juan valdevieso" w:date="2025-09-29T22:47:00Z" w16du:dateUtc="2025-09-29T14:47:00Z">
              <w:r w:rsidR="00D51F1F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{{</w:t>
              </w:r>
            </w:ins>
            <w:ins w:id="14" w:author="juan valdevieso" w:date="2025-09-29T22:54:00Z" w16du:dateUtc="2025-09-29T14:54:00Z">
              <w:r w:rsidR="001D77ED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 xml:space="preserve"> </w:t>
              </w:r>
            </w:ins>
            <w:proofErr w:type="spellStart"/>
            <w:r w:rsidRPr="00AD29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</w:t>
            </w:r>
            <w:proofErr w:type="gramEnd"/>
            <w:r w:rsidRPr="00AD29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_title</w:t>
            </w:r>
            <w:proofErr w:type="spellEnd"/>
            <w:ins w:id="15" w:author="juan valdevieso" w:date="2025-09-29T22:54:00Z" w16du:dateUtc="2025-09-29T14:54:00Z">
              <w:r w:rsidR="001D77ED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 xml:space="preserve"> </w:t>
              </w:r>
            </w:ins>
            <w:del w:id="16" w:author="juan valdevieso" w:date="2025-09-29T22:47:00Z" w16du:dateUtc="2025-09-29T14:47:00Z">
              <w:r w:rsidRPr="00AD29FA" w:rsidDel="00D51F1F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delText>}</w:delText>
              </w:r>
            </w:del>
            <w:ins w:id="17" w:author="juan valdevieso" w:date="2025-09-29T22:47:00Z" w16du:dateUtc="2025-09-29T14:47:00Z">
              <w:r w:rsidR="00D51F1F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}}</w:t>
              </w:r>
            </w:ins>
          </w:p>
          <w:p w14:paraId="0C600384" w14:textId="6736A699" w:rsidR="00334C22" w:rsidRPr="00AD29FA" w:rsidRDefault="001B57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29FA">
              <w:rPr>
                <w:rFonts w:ascii="Times New Roman" w:hAnsi="Times New Roman" w:cs="Times New Roman"/>
                <w:sz w:val="20"/>
                <w:szCs w:val="20"/>
              </w:rPr>
              <w:t xml:space="preserve">Course Code: </w:t>
            </w:r>
            <w:del w:id="18" w:author="juan valdevieso" w:date="2025-09-29T22:47:00Z" w16du:dateUtc="2025-09-29T14:47:00Z">
              <w:r w:rsidRPr="00AD29FA" w:rsidDel="00D51F1F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delText>${</w:delText>
              </w:r>
            </w:del>
            <w:proofErr w:type="gramStart"/>
            <w:ins w:id="19" w:author="juan valdevieso" w:date="2025-09-29T22:47:00Z" w16du:dateUtc="2025-09-29T14:47:00Z">
              <w:r w:rsidR="00D51F1F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{{</w:t>
              </w:r>
            </w:ins>
            <w:ins w:id="20" w:author="juan valdevieso" w:date="2025-09-29T22:54:00Z" w16du:dateUtc="2025-09-29T14:54:00Z">
              <w:r w:rsidR="001D77ED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 xml:space="preserve"> </w:t>
              </w:r>
            </w:ins>
            <w:proofErr w:type="spellStart"/>
            <w:r w:rsidRPr="00AD29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</w:t>
            </w:r>
            <w:proofErr w:type="gramEnd"/>
            <w:r w:rsidRPr="00AD29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_code</w:t>
            </w:r>
            <w:proofErr w:type="spellEnd"/>
            <w:ins w:id="21" w:author="juan valdevieso" w:date="2025-09-29T22:54:00Z" w16du:dateUtc="2025-09-29T14:54:00Z">
              <w:r w:rsidR="001D77ED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 xml:space="preserve"> </w:t>
              </w:r>
            </w:ins>
            <w:del w:id="22" w:author="juan valdevieso" w:date="2025-09-29T22:47:00Z" w16du:dateUtc="2025-09-29T14:47:00Z">
              <w:r w:rsidRPr="00AD29FA" w:rsidDel="00D51F1F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delText>}</w:delText>
              </w:r>
            </w:del>
            <w:ins w:id="23" w:author="juan valdevieso" w:date="2025-09-29T22:47:00Z" w16du:dateUtc="2025-09-29T14:47:00Z">
              <w:r w:rsidR="00D51F1F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}}</w:t>
              </w:r>
            </w:ins>
          </w:p>
          <w:p w14:paraId="5A739D11" w14:textId="1EAA9A2D" w:rsidR="00334C22" w:rsidRDefault="004C09C9" w:rsidP="004C09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29FA">
              <w:rPr>
                <w:rFonts w:ascii="Times New Roman" w:hAnsi="Times New Roman" w:cs="Times New Roman"/>
                <w:sz w:val="20"/>
                <w:szCs w:val="20"/>
              </w:rPr>
              <w:t xml:space="preserve">Credits: </w:t>
            </w:r>
            <w:del w:id="24" w:author="juan valdevieso" w:date="2025-09-29T22:47:00Z" w16du:dateUtc="2025-09-29T14:47:00Z">
              <w:r w:rsidR="001B572A" w:rsidRPr="00AD29FA" w:rsidDel="00D51F1F">
                <w:rPr>
                  <w:rFonts w:ascii="Times New Roman" w:hAnsi="Times New Roman" w:cs="Times New Roman"/>
                  <w:b/>
                  <w:sz w:val="20"/>
                  <w:szCs w:val="20"/>
                </w:rPr>
                <w:delText>${</w:delText>
              </w:r>
            </w:del>
            <w:proofErr w:type="gramStart"/>
            <w:ins w:id="25" w:author="juan valdevieso" w:date="2025-09-29T22:47:00Z" w16du:dateUtc="2025-09-29T14:47:00Z">
              <w:r w:rsidR="00D51F1F">
                <w:rPr>
                  <w:rFonts w:ascii="Times New Roman" w:hAnsi="Times New Roman" w:cs="Times New Roman"/>
                  <w:b/>
                  <w:sz w:val="20"/>
                  <w:szCs w:val="20"/>
                </w:rPr>
                <w:t>{{</w:t>
              </w:r>
            </w:ins>
            <w:ins w:id="26" w:author="juan valdevieso" w:date="2025-09-29T22:54:00Z" w16du:dateUtc="2025-09-29T14:54:00Z">
              <w:r w:rsidR="001D77ED">
                <w:rPr>
                  <w:rFonts w:ascii="Times New Roman" w:hAnsi="Times New Roman" w:cs="Times New Roman"/>
                  <w:b/>
                  <w:sz w:val="20"/>
                  <w:szCs w:val="20"/>
                </w:rPr>
                <w:t xml:space="preserve"> </w:t>
              </w:r>
            </w:ins>
            <w:proofErr w:type="spellStart"/>
            <w:r w:rsidR="001B572A" w:rsidRPr="00AD29FA">
              <w:rPr>
                <w:rFonts w:ascii="Times New Roman" w:hAnsi="Times New Roman" w:cs="Times New Roman"/>
                <w:b/>
                <w:sz w:val="20"/>
                <w:szCs w:val="20"/>
              </w:rPr>
              <w:t>course</w:t>
            </w:r>
            <w:proofErr w:type="gramEnd"/>
            <w:r w:rsidR="001B572A" w:rsidRPr="00AD29FA">
              <w:rPr>
                <w:rFonts w:ascii="Times New Roman" w:hAnsi="Times New Roman" w:cs="Times New Roman"/>
                <w:b/>
                <w:sz w:val="20"/>
                <w:szCs w:val="20"/>
              </w:rPr>
              <w:t>_credit_unit</w:t>
            </w:r>
            <w:proofErr w:type="spellEnd"/>
            <w:ins w:id="27" w:author="juan valdevieso" w:date="2025-09-29T22:54:00Z" w16du:dateUtc="2025-09-29T14:54:00Z">
              <w:r w:rsidR="001D77ED">
                <w:rPr>
                  <w:rFonts w:ascii="Times New Roman" w:hAnsi="Times New Roman" w:cs="Times New Roman"/>
                  <w:b/>
                  <w:sz w:val="20"/>
                  <w:szCs w:val="20"/>
                </w:rPr>
                <w:t xml:space="preserve"> </w:t>
              </w:r>
            </w:ins>
            <w:del w:id="28" w:author="juan valdevieso" w:date="2025-09-29T22:47:00Z" w16du:dateUtc="2025-09-29T14:47:00Z">
              <w:r w:rsidR="001B572A" w:rsidRPr="00AD29FA" w:rsidDel="00D51F1F">
                <w:rPr>
                  <w:rFonts w:ascii="Times New Roman" w:hAnsi="Times New Roman" w:cs="Times New Roman"/>
                  <w:b/>
                  <w:sz w:val="20"/>
                  <w:szCs w:val="20"/>
                </w:rPr>
                <w:delText>}</w:delText>
              </w:r>
            </w:del>
            <w:ins w:id="29" w:author="juan valdevieso" w:date="2025-09-29T22:47:00Z" w16du:dateUtc="2025-09-29T14:47:00Z">
              <w:r w:rsidR="00D51F1F">
                <w:rPr>
                  <w:rFonts w:ascii="Times New Roman" w:hAnsi="Times New Roman" w:cs="Times New Roman"/>
                  <w:b/>
                  <w:sz w:val="20"/>
                  <w:szCs w:val="20"/>
                </w:rPr>
                <w:t>}}</w:t>
              </w:r>
            </w:ins>
            <w:r w:rsidR="001B572A" w:rsidRPr="00AD29F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units (</w:t>
            </w:r>
            <w:del w:id="30" w:author="juan valdevieso" w:date="2025-09-29T22:47:00Z" w16du:dateUtc="2025-09-29T14:47:00Z">
              <w:r w:rsidR="001B572A" w:rsidRPr="00AD29FA" w:rsidDel="00D51F1F">
                <w:rPr>
                  <w:rFonts w:ascii="Times New Roman" w:hAnsi="Times New Roman" w:cs="Times New Roman"/>
                  <w:b/>
                  <w:sz w:val="20"/>
                  <w:szCs w:val="20"/>
                </w:rPr>
                <w:delText>${</w:delText>
              </w:r>
            </w:del>
            <w:proofErr w:type="gramStart"/>
            <w:ins w:id="31" w:author="juan valdevieso" w:date="2025-09-29T22:47:00Z" w16du:dateUtc="2025-09-29T14:47:00Z">
              <w:r w:rsidR="00D51F1F">
                <w:rPr>
                  <w:rFonts w:ascii="Times New Roman" w:hAnsi="Times New Roman" w:cs="Times New Roman"/>
                  <w:b/>
                  <w:sz w:val="20"/>
                  <w:szCs w:val="20"/>
                </w:rPr>
                <w:t>{{</w:t>
              </w:r>
            </w:ins>
            <w:ins w:id="32" w:author="juan valdevieso" w:date="2025-09-29T22:54:00Z" w16du:dateUtc="2025-09-29T14:54:00Z">
              <w:r w:rsidR="001D77ED">
                <w:rPr>
                  <w:rFonts w:ascii="Times New Roman" w:hAnsi="Times New Roman" w:cs="Times New Roman"/>
                  <w:b/>
                  <w:sz w:val="20"/>
                  <w:szCs w:val="20"/>
                </w:rPr>
                <w:t xml:space="preserve"> </w:t>
              </w:r>
            </w:ins>
            <w:proofErr w:type="spellStart"/>
            <w:r w:rsidR="001B572A" w:rsidRPr="00AD29FA">
              <w:rPr>
                <w:rFonts w:ascii="Times New Roman" w:hAnsi="Times New Roman" w:cs="Times New Roman"/>
                <w:b/>
                <w:sz w:val="20"/>
                <w:szCs w:val="20"/>
              </w:rPr>
              <w:t>course</w:t>
            </w:r>
            <w:proofErr w:type="gramEnd"/>
            <w:r w:rsidR="001B572A" w:rsidRPr="00AD29FA">
              <w:rPr>
                <w:rFonts w:ascii="Times New Roman" w:hAnsi="Times New Roman" w:cs="Times New Roman"/>
                <w:b/>
                <w:sz w:val="20"/>
                <w:szCs w:val="20"/>
              </w:rPr>
              <w:t>_unit_lec</w:t>
            </w:r>
            <w:proofErr w:type="spellEnd"/>
            <w:ins w:id="33" w:author="juan valdevieso" w:date="2025-09-29T22:54:00Z" w16du:dateUtc="2025-09-29T14:54:00Z">
              <w:r w:rsidR="001D77ED">
                <w:rPr>
                  <w:rFonts w:ascii="Times New Roman" w:hAnsi="Times New Roman" w:cs="Times New Roman"/>
                  <w:b/>
                  <w:sz w:val="20"/>
                  <w:szCs w:val="20"/>
                </w:rPr>
                <w:t xml:space="preserve"> </w:t>
              </w:r>
            </w:ins>
            <w:del w:id="34" w:author="juan valdevieso" w:date="2025-09-29T22:47:00Z" w16du:dateUtc="2025-09-29T14:47:00Z">
              <w:r w:rsidR="001B572A" w:rsidRPr="00AD29FA" w:rsidDel="00D51F1F">
                <w:rPr>
                  <w:rFonts w:ascii="Times New Roman" w:hAnsi="Times New Roman" w:cs="Times New Roman"/>
                  <w:b/>
                  <w:sz w:val="20"/>
                  <w:szCs w:val="20"/>
                </w:rPr>
                <w:delText>}</w:delText>
              </w:r>
            </w:del>
            <w:ins w:id="35" w:author="juan valdevieso" w:date="2025-09-29T22:47:00Z" w16du:dateUtc="2025-09-29T14:47:00Z">
              <w:r w:rsidR="00D51F1F">
                <w:rPr>
                  <w:rFonts w:ascii="Times New Roman" w:hAnsi="Times New Roman" w:cs="Times New Roman"/>
                  <w:b/>
                  <w:sz w:val="20"/>
                  <w:szCs w:val="20"/>
                </w:rPr>
                <w:t>}}</w:t>
              </w:r>
            </w:ins>
            <w:r w:rsidR="001B572A" w:rsidRPr="00AD29F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hours Lecture, </w:t>
            </w:r>
            <w:del w:id="36" w:author="juan valdevieso" w:date="2025-09-29T22:47:00Z" w16du:dateUtc="2025-09-29T14:47:00Z">
              <w:r w:rsidR="001B572A" w:rsidRPr="00AD29FA" w:rsidDel="00D51F1F">
                <w:rPr>
                  <w:rFonts w:ascii="Times New Roman" w:hAnsi="Times New Roman" w:cs="Times New Roman"/>
                  <w:b/>
                  <w:sz w:val="20"/>
                  <w:szCs w:val="20"/>
                </w:rPr>
                <w:delText>${</w:delText>
              </w:r>
            </w:del>
            <w:proofErr w:type="gramStart"/>
            <w:ins w:id="37" w:author="juan valdevieso" w:date="2025-09-29T22:47:00Z" w16du:dateUtc="2025-09-29T14:47:00Z">
              <w:r w:rsidR="00D51F1F">
                <w:rPr>
                  <w:rFonts w:ascii="Times New Roman" w:hAnsi="Times New Roman" w:cs="Times New Roman"/>
                  <w:b/>
                  <w:sz w:val="20"/>
                  <w:szCs w:val="20"/>
                </w:rPr>
                <w:t>{{</w:t>
              </w:r>
            </w:ins>
            <w:ins w:id="38" w:author="juan valdevieso" w:date="2025-09-29T22:54:00Z" w16du:dateUtc="2025-09-29T14:54:00Z">
              <w:r w:rsidR="001D77ED">
                <w:rPr>
                  <w:rFonts w:ascii="Times New Roman" w:hAnsi="Times New Roman" w:cs="Times New Roman"/>
                  <w:b/>
                  <w:sz w:val="20"/>
                  <w:szCs w:val="20"/>
                </w:rPr>
                <w:t xml:space="preserve"> </w:t>
              </w:r>
            </w:ins>
            <w:proofErr w:type="spellStart"/>
            <w:r w:rsidR="001B572A" w:rsidRPr="00AD29FA">
              <w:rPr>
                <w:rFonts w:ascii="Times New Roman" w:hAnsi="Times New Roman" w:cs="Times New Roman"/>
                <w:b/>
                <w:sz w:val="20"/>
                <w:szCs w:val="20"/>
              </w:rPr>
              <w:t>course</w:t>
            </w:r>
            <w:proofErr w:type="gramEnd"/>
            <w:r w:rsidR="001B572A" w:rsidRPr="00AD29FA">
              <w:rPr>
                <w:rFonts w:ascii="Times New Roman" w:hAnsi="Times New Roman" w:cs="Times New Roman"/>
                <w:b/>
                <w:sz w:val="20"/>
                <w:szCs w:val="20"/>
              </w:rPr>
              <w:t>_unit_lab</w:t>
            </w:r>
            <w:proofErr w:type="spellEnd"/>
            <w:ins w:id="39" w:author="juan valdevieso" w:date="2025-09-29T22:54:00Z" w16du:dateUtc="2025-09-29T14:54:00Z">
              <w:r w:rsidR="001D77ED">
                <w:rPr>
                  <w:rFonts w:ascii="Times New Roman" w:hAnsi="Times New Roman" w:cs="Times New Roman"/>
                  <w:b/>
                  <w:sz w:val="20"/>
                  <w:szCs w:val="20"/>
                </w:rPr>
                <w:t xml:space="preserve"> </w:t>
              </w:r>
            </w:ins>
            <w:del w:id="40" w:author="juan valdevieso" w:date="2025-09-29T22:47:00Z" w16du:dateUtc="2025-09-29T14:47:00Z">
              <w:r w:rsidR="001B572A" w:rsidRPr="00AD29FA" w:rsidDel="00D51F1F">
                <w:rPr>
                  <w:rFonts w:ascii="Times New Roman" w:hAnsi="Times New Roman" w:cs="Times New Roman"/>
                  <w:b/>
                  <w:sz w:val="20"/>
                  <w:szCs w:val="20"/>
                </w:rPr>
                <w:delText>}</w:delText>
              </w:r>
            </w:del>
            <w:ins w:id="41" w:author="juan valdevieso" w:date="2025-09-29T22:47:00Z" w16du:dateUtc="2025-09-29T14:47:00Z">
              <w:r w:rsidR="00D51F1F">
                <w:rPr>
                  <w:rFonts w:ascii="Times New Roman" w:hAnsi="Times New Roman" w:cs="Times New Roman"/>
                  <w:b/>
                  <w:sz w:val="20"/>
                  <w:szCs w:val="20"/>
                </w:rPr>
                <w:t>}}</w:t>
              </w:r>
            </w:ins>
            <w:r w:rsidR="001B572A" w:rsidRPr="00AD29F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1B572A" w:rsidRPr="00AD29FA">
              <w:rPr>
                <w:rFonts w:ascii="Times New Roman" w:hAnsi="Times New Roman" w:cs="Times New Roman"/>
                <w:b/>
                <w:sz w:val="20"/>
                <w:szCs w:val="20"/>
              </w:rPr>
              <w:t>hrs</w:t>
            </w:r>
            <w:proofErr w:type="spellEnd"/>
            <w:r w:rsidR="001B572A" w:rsidRPr="00AD29F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Laboratory)</w:t>
            </w:r>
          </w:p>
          <w:p w14:paraId="205D8545" w14:textId="77777777" w:rsidR="00AD29FA" w:rsidRPr="0028354C" w:rsidRDefault="00AD29FA" w:rsidP="004C09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18"/>
              </w:rPr>
            </w:pPr>
          </w:p>
        </w:tc>
      </w:tr>
      <w:tr w:rsidR="00334C22" w:rsidRPr="0028354C" w14:paraId="155C3319" w14:textId="77777777" w:rsidTr="0028354C">
        <w:trPr>
          <w:trHeight w:val="2138"/>
        </w:trPr>
        <w:tc>
          <w:tcPr>
            <w:tcW w:w="3069" w:type="dxa"/>
          </w:tcPr>
          <w:p w14:paraId="11D3848B" w14:textId="77777777" w:rsidR="00334C22" w:rsidRPr="0028354C" w:rsidRDefault="00334C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</w:pPr>
          </w:p>
          <w:p w14:paraId="7A9092E6" w14:textId="77777777" w:rsidR="00334C22" w:rsidRPr="0028354C" w:rsidRDefault="001B572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en-US" w:eastAsia="en-PH"/>
              </w:rPr>
            </w:pPr>
            <w:r w:rsidRPr="0028354C">
              <w:rPr>
                <w:rFonts w:ascii="Times New Roman" w:hAnsi="Times New Roman" w:cs="Times New Roman"/>
                <w:b/>
                <w:sz w:val="18"/>
                <w:szCs w:val="18"/>
                <w:lang w:val="en-US" w:eastAsia="en-PH"/>
              </w:rPr>
              <w:t>USTP Vision</w:t>
            </w:r>
          </w:p>
          <w:p w14:paraId="1760698F" w14:textId="77777777" w:rsidR="00334C22" w:rsidRPr="0028354C" w:rsidRDefault="001B57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</w:pPr>
            <w:r w:rsidRPr="0028354C"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  <w:t> </w:t>
            </w:r>
          </w:p>
          <w:p w14:paraId="68BE4AEB" w14:textId="77777777" w:rsidR="00334C22" w:rsidRPr="0028354C" w:rsidRDefault="001B57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</w:pPr>
            <w:r w:rsidRPr="0028354C"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  <w:t>A nationally-recognized Science and Technology (S&amp;T) university providing the vital link between education and the economy</w:t>
            </w:r>
          </w:p>
          <w:p w14:paraId="674D0D82" w14:textId="77777777" w:rsidR="00334C22" w:rsidRPr="0028354C" w:rsidRDefault="001B57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</w:pPr>
            <w:r w:rsidRPr="0028354C"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  <w:t> </w:t>
            </w:r>
          </w:p>
          <w:p w14:paraId="120C22E6" w14:textId="77777777" w:rsidR="00334C22" w:rsidRPr="0028354C" w:rsidRDefault="001B572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en-US" w:eastAsia="en-PH"/>
              </w:rPr>
            </w:pPr>
            <w:r w:rsidRPr="0028354C">
              <w:rPr>
                <w:rFonts w:ascii="Times New Roman" w:hAnsi="Times New Roman" w:cs="Times New Roman"/>
                <w:b/>
                <w:sz w:val="18"/>
                <w:szCs w:val="18"/>
                <w:lang w:val="en-US" w:eastAsia="en-PH"/>
              </w:rPr>
              <w:t>USTP Mission</w:t>
            </w:r>
          </w:p>
          <w:p w14:paraId="76A38FE4" w14:textId="77777777" w:rsidR="00334C22" w:rsidRPr="0028354C" w:rsidRDefault="001B57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</w:pPr>
            <w:r w:rsidRPr="0028354C"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  <w:t> </w:t>
            </w:r>
          </w:p>
          <w:p w14:paraId="7BD422D3" w14:textId="77777777" w:rsidR="00334C22" w:rsidRPr="0028354C" w:rsidRDefault="001B572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37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</w:pPr>
            <w:r w:rsidRPr="0028354C"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  <w:t>Bring the world of work (industry) into the actual higher education and training of the students;</w:t>
            </w:r>
          </w:p>
          <w:p w14:paraId="1448E261" w14:textId="77777777" w:rsidR="00334C22" w:rsidRPr="0028354C" w:rsidRDefault="001B572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37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</w:pPr>
            <w:r w:rsidRPr="0028354C"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  <w:t>Offer entrepreneurs of the opportunity to maximize their business potentials through a gamut of services from product conceptualization to commercialization;</w:t>
            </w:r>
          </w:p>
          <w:p w14:paraId="4B21621A" w14:textId="77777777" w:rsidR="00334C22" w:rsidRPr="0028354C" w:rsidRDefault="001B572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37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</w:pPr>
            <w:r w:rsidRPr="0028354C"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  <w:t>Contribute significantly to the national development goals of food security and energy sufficiency through technology solutions.</w:t>
            </w:r>
          </w:p>
          <w:p w14:paraId="5ABD687E" w14:textId="77777777" w:rsidR="00334C22" w:rsidRPr="0028354C" w:rsidRDefault="001B57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</w:pPr>
            <w:r w:rsidRPr="0028354C"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  <w:t> </w:t>
            </w:r>
          </w:p>
          <w:p w14:paraId="2F5E9CF1" w14:textId="77777777" w:rsidR="00334C22" w:rsidDel="00951E5E" w:rsidRDefault="001B572A">
            <w:pPr>
              <w:spacing w:after="0" w:line="240" w:lineRule="auto"/>
              <w:jc w:val="both"/>
              <w:rPr>
                <w:del w:id="42" w:author="juan valdevieso" w:date="2025-08-01T15:57:00Z" w16du:dateUtc="2025-08-01T07:57:00Z"/>
                <w:rFonts w:ascii="Times New Roman" w:hAnsi="Times New Roman" w:cs="Times New Roman"/>
                <w:b/>
                <w:sz w:val="18"/>
                <w:szCs w:val="18"/>
                <w:lang w:val="en-US" w:eastAsia="en-PH"/>
              </w:rPr>
            </w:pPr>
            <w:r w:rsidRPr="0028354C">
              <w:rPr>
                <w:rFonts w:ascii="Times New Roman" w:hAnsi="Times New Roman" w:cs="Times New Roman"/>
                <w:b/>
                <w:sz w:val="18"/>
                <w:szCs w:val="18"/>
                <w:lang w:val="en-US" w:eastAsia="en-PH"/>
              </w:rPr>
              <w:t>Program Educational Objectives:</w:t>
            </w:r>
          </w:p>
          <w:p w14:paraId="29B7897C" w14:textId="77777777" w:rsidR="00951E5E" w:rsidRPr="0028354C" w:rsidRDefault="00951E5E">
            <w:pPr>
              <w:spacing w:after="0" w:line="240" w:lineRule="auto"/>
              <w:jc w:val="both"/>
              <w:rPr>
                <w:ins w:id="43" w:author="juan valdevieso" w:date="2025-08-01T15:58:00Z" w16du:dateUtc="2025-08-01T07:58:00Z"/>
                <w:rFonts w:ascii="Times New Roman" w:hAnsi="Times New Roman" w:cs="Times New Roman"/>
                <w:b/>
                <w:sz w:val="18"/>
                <w:szCs w:val="18"/>
                <w:lang w:val="en-US" w:eastAsia="en-PH"/>
              </w:rPr>
            </w:pPr>
          </w:p>
          <w:p w14:paraId="5BB783FE" w14:textId="77777777" w:rsidR="00334C22" w:rsidRPr="0028354C" w:rsidRDefault="001B57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</w:pPr>
            <w:del w:id="44" w:author="juan valdevieso" w:date="2025-08-01T15:57:00Z" w16du:dateUtc="2025-08-01T07:57:00Z">
              <w:r w:rsidRPr="0028354C" w:rsidDel="0021321A">
                <w:rPr>
                  <w:rFonts w:ascii="Times New Roman" w:hAnsi="Times New Roman" w:cs="Times New Roman"/>
                  <w:sz w:val="18"/>
                  <w:szCs w:val="18"/>
                  <w:lang w:val="en-US" w:eastAsia="en-PH"/>
                </w:rPr>
                <w:delText xml:space="preserve"> </w:delText>
              </w:r>
            </w:del>
          </w:p>
          <w:tbl>
            <w:tblPr>
              <w:tblStyle w:val="TableGrid"/>
              <w:tblW w:w="3018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18"/>
            </w:tblGrid>
            <w:tr w:rsidR="00334C22" w:rsidRPr="0028354C" w14:paraId="4B015A34" w14:textId="77777777" w:rsidTr="00A124A7">
              <w:trPr>
                <w:trHeight w:val="262"/>
              </w:trPr>
              <w:tc>
                <w:tcPr>
                  <w:tcW w:w="3018" w:type="dxa"/>
                </w:tcPr>
                <w:p w14:paraId="2A4F9B30" w14:textId="648AB527" w:rsidR="00334C22" w:rsidRPr="0028354C" w:rsidRDefault="001B572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PH"/>
                    </w:rPr>
                  </w:pPr>
                  <w:del w:id="4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  <w:lang w:val="en-US" w:eastAsia="en-PH"/>
                      </w:rPr>
                      <w:delText>${</w:delText>
                    </w:r>
                  </w:del>
                  <w:ins w:id="4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  <w:lang w:val="en-US" w:eastAsia="en-PH"/>
                      </w:rPr>
                      <w:t>{{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 w:eastAsia="en-PH"/>
                    </w:rPr>
                    <w:t>poe_code</w:t>
                  </w:r>
                  <w:proofErr w:type="spellEnd"/>
                  <w:del w:id="4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  <w:lang w:val="en-US" w:eastAsia="en-PH"/>
                      </w:rPr>
                      <w:delText>}</w:delText>
                    </w:r>
                  </w:del>
                  <w:ins w:id="4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  <w:lang w:val="en-US" w:eastAsia="en-PH"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 w:eastAsia="en-PH"/>
                    </w:rPr>
                    <w:t>:</w:t>
                  </w:r>
                  <w:r w:rsidRPr="0028354C"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PH"/>
                    </w:rPr>
                    <w:t xml:space="preserve"> </w:t>
                  </w:r>
                  <w:del w:id="49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18"/>
                        <w:szCs w:val="18"/>
                        <w:lang w:val="en-US" w:eastAsia="en-PH"/>
                      </w:rPr>
                      <w:delText>${</w:delText>
                    </w:r>
                  </w:del>
                  <w:ins w:id="50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18"/>
                        <w:szCs w:val="18"/>
                        <w:lang w:val="en-US" w:eastAsia="en-PH"/>
                      </w:rPr>
                      <w:t>{{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PH"/>
                    </w:rPr>
                    <w:t>poe_description</w:t>
                  </w:r>
                  <w:proofErr w:type="spellEnd"/>
                  <w:del w:id="51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18"/>
                        <w:szCs w:val="18"/>
                        <w:lang w:val="en-US" w:eastAsia="en-PH"/>
                      </w:rPr>
                      <w:delText>}</w:delText>
                    </w:r>
                  </w:del>
                  <w:ins w:id="52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18"/>
                        <w:szCs w:val="18"/>
                        <w:lang w:val="en-US" w:eastAsia="en-PH"/>
                      </w:rPr>
                      <w:t>}}</w:t>
                    </w:r>
                  </w:ins>
                </w:p>
              </w:tc>
            </w:tr>
          </w:tbl>
          <w:p w14:paraId="0DEE4799" w14:textId="77777777" w:rsidR="00334C22" w:rsidRPr="0028354C" w:rsidRDefault="00334C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</w:pPr>
          </w:p>
          <w:p w14:paraId="093D6FBC" w14:textId="77777777" w:rsidR="00334C22" w:rsidRPr="0028354C" w:rsidRDefault="00334C22">
            <w:pPr>
              <w:tabs>
                <w:tab w:val="left" w:pos="26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F426C9" w14:textId="77777777" w:rsidR="00334C22" w:rsidRPr="0028354C" w:rsidRDefault="00334C2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en-US" w:eastAsia="en-PH"/>
              </w:rPr>
            </w:pPr>
          </w:p>
          <w:p w14:paraId="7580BC4A" w14:textId="77777777" w:rsidR="00334C22" w:rsidRPr="0028354C" w:rsidRDefault="00334C2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en-US" w:eastAsia="en-PH"/>
              </w:rPr>
            </w:pPr>
          </w:p>
          <w:p w14:paraId="66C469D4" w14:textId="77777777" w:rsidR="00334C22" w:rsidRDefault="001B572A">
            <w:pPr>
              <w:spacing w:after="0" w:line="240" w:lineRule="auto"/>
              <w:jc w:val="both"/>
              <w:rPr>
                <w:ins w:id="53" w:author="juan valdevieso" w:date="2025-08-01T15:58:00Z" w16du:dateUtc="2025-08-01T07:58:00Z"/>
                <w:rFonts w:ascii="Times New Roman" w:hAnsi="Times New Roman" w:cs="Times New Roman"/>
                <w:b/>
                <w:sz w:val="18"/>
                <w:szCs w:val="18"/>
                <w:lang w:val="en-US" w:eastAsia="en-PH"/>
              </w:rPr>
            </w:pPr>
            <w:r w:rsidRPr="0028354C">
              <w:rPr>
                <w:rFonts w:ascii="Times New Roman" w:hAnsi="Times New Roman" w:cs="Times New Roman"/>
                <w:b/>
                <w:sz w:val="18"/>
                <w:szCs w:val="18"/>
                <w:lang w:val="en-US" w:eastAsia="en-PH"/>
              </w:rPr>
              <w:t>Program Outcomes:</w:t>
            </w:r>
          </w:p>
          <w:p w14:paraId="12D5D1D8" w14:textId="77777777" w:rsidR="00951E5E" w:rsidRPr="0028354C" w:rsidRDefault="00951E5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en-US" w:eastAsia="en-PH"/>
              </w:rPr>
            </w:pPr>
          </w:p>
          <w:tbl>
            <w:tblPr>
              <w:tblStyle w:val="TableGrid"/>
              <w:tblW w:w="0" w:type="auto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2831"/>
            </w:tblGrid>
            <w:tr w:rsidR="00334C22" w:rsidRPr="0028354C" w14:paraId="235BB12E" w14:textId="77777777" w:rsidTr="00A124A7">
              <w:trPr>
                <w:trHeight w:val="271"/>
              </w:trPr>
              <w:tc>
                <w:tcPr>
                  <w:tcW w:w="28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1CC91A" w14:textId="1DA9E46C" w:rsidR="00334C22" w:rsidRPr="0028354C" w:rsidRDefault="001B572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PH"/>
                    </w:rPr>
                  </w:pPr>
                  <w:del w:id="54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  <w:lang w:val="en-US" w:eastAsia="en-PH"/>
                      </w:rPr>
                      <w:delText>${</w:delText>
                    </w:r>
                  </w:del>
                  <w:ins w:id="55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  <w:lang w:val="en-US" w:eastAsia="en-PH"/>
                      </w:rPr>
                      <w:t>{{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 w:eastAsia="en-PH"/>
                    </w:rPr>
                    <w:t>po_letter</w:t>
                  </w:r>
                  <w:proofErr w:type="spellEnd"/>
                  <w:del w:id="56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  <w:lang w:val="en-US" w:eastAsia="en-PH"/>
                      </w:rPr>
                      <w:delText>}</w:delText>
                    </w:r>
                  </w:del>
                  <w:ins w:id="57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  <w:lang w:val="en-US" w:eastAsia="en-PH"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 w:eastAsia="en-PH"/>
                    </w:rPr>
                    <w:t>:</w:t>
                  </w:r>
                  <w:ins w:id="58" w:author="juan valdevieso" w:date="2025-08-01T15:59:00Z" w16du:dateUtc="2025-08-01T07:59:00Z">
                    <w:r w:rsidR="00DF54C6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  <w:lang w:val="en-US" w:eastAsia="en-PH"/>
                      </w:rPr>
                      <w:t xml:space="preserve"> </w:t>
                    </w:r>
                  </w:ins>
                  <w:del w:id="59" w:author="juan valdevieso" w:date="2025-08-01T16:00:00Z" w16du:dateUtc="2025-08-01T08:00:00Z">
                    <w:r w:rsidRPr="0028354C" w:rsidDel="000D4560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  <w:lang w:val="en-US" w:eastAsia="en-PH"/>
                      </w:rPr>
                      <w:delText xml:space="preserve"> </w:delText>
                    </w:r>
                  </w:del>
                  <w:del w:id="6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18"/>
                        <w:szCs w:val="18"/>
                        <w:lang w:val="en-US" w:eastAsia="en-PH"/>
                      </w:rPr>
                      <w:delText>${</w:delText>
                    </w:r>
                  </w:del>
                  <w:ins w:id="6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18"/>
                        <w:szCs w:val="18"/>
                        <w:lang w:val="en-US" w:eastAsia="en-PH"/>
                      </w:rPr>
                      <w:t>{{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PH"/>
                    </w:rPr>
                    <w:t>po_description</w:t>
                  </w:r>
                  <w:proofErr w:type="spellEnd"/>
                  <w:del w:id="6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18"/>
                        <w:szCs w:val="18"/>
                        <w:lang w:val="en-US" w:eastAsia="en-PH"/>
                      </w:rPr>
                      <w:delText>}</w:delText>
                    </w:r>
                  </w:del>
                  <w:ins w:id="6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18"/>
                        <w:szCs w:val="18"/>
                        <w:lang w:val="en-US" w:eastAsia="en-PH"/>
                      </w:rPr>
                      <w:t>}}</w:t>
                    </w:r>
                  </w:ins>
                </w:p>
              </w:tc>
            </w:tr>
          </w:tbl>
          <w:p w14:paraId="0FA8F72C" w14:textId="77777777" w:rsidR="00334C22" w:rsidRPr="0028354C" w:rsidRDefault="00334C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en-PH"/>
              </w:rPr>
            </w:pPr>
          </w:p>
        </w:tc>
        <w:tc>
          <w:tcPr>
            <w:tcW w:w="10998" w:type="dxa"/>
            <w:gridSpan w:val="2"/>
          </w:tcPr>
          <w:p w14:paraId="601F1512" w14:textId="77777777" w:rsidR="00334C22" w:rsidRPr="0028354C" w:rsidRDefault="00334C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5379"/>
              <w:gridCol w:w="5379"/>
            </w:tblGrid>
            <w:tr w:rsidR="00334C22" w:rsidRPr="0028354C" w14:paraId="3F194D00" w14:textId="77777777" w:rsidTr="00147162">
              <w:tc>
                <w:tcPr>
                  <w:tcW w:w="2500" w:type="pct"/>
                </w:tcPr>
                <w:p w14:paraId="23783553" w14:textId="6FC70D31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>Semester/Year:</w:t>
                  </w:r>
                  <w:del w:id="64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18"/>
                      </w:rPr>
                      <w:delText>${</w:delText>
                    </w:r>
                  </w:del>
                  <w:proofErr w:type="gramStart"/>
                  <w:ins w:id="65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18"/>
                      </w:rPr>
                      <w:t>{{</w:t>
                    </w:r>
                  </w:ins>
                  <w:ins w:id="66" w:author="juan valdevieso" w:date="2025-09-29T22:54:00Z" w16du:dateUtc="2025-09-29T14:54:00Z">
                    <w:r w:rsidR="001D77ED"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18"/>
                      </w:rPr>
                      <w:t xml:space="preserve"> 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t>course</w:t>
                  </w:r>
                  <w:proofErr w:type="gramEnd"/>
                  <w:r w:rsidRPr="0028354C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t>_semester</w:t>
                  </w:r>
                  <w:proofErr w:type="spellEnd"/>
                  <w:ins w:id="67" w:author="juan valdevieso" w:date="2025-09-29T22:54:00Z" w16du:dateUtc="2025-09-29T14:54:00Z">
                    <w:r w:rsidR="001D77ED"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18"/>
                      </w:rPr>
                      <w:t xml:space="preserve"> </w:t>
                    </w:r>
                  </w:ins>
                  <w:del w:id="68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18"/>
                      </w:rPr>
                      <w:delText>}</w:delText>
                    </w:r>
                  </w:del>
                  <w:ins w:id="69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18"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t xml:space="preserve"> SY </w:t>
                  </w:r>
                  <w:del w:id="7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18"/>
                      </w:rPr>
                      <w:delText>${</w:delText>
                    </w:r>
                  </w:del>
                  <w:proofErr w:type="gramStart"/>
                  <w:ins w:id="7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18"/>
                      </w:rPr>
                      <w:t>{{</w:t>
                    </w:r>
                  </w:ins>
                  <w:ins w:id="72" w:author="juan valdevieso" w:date="2025-09-29T22:54:00Z" w16du:dateUtc="2025-09-29T14:54:00Z">
                    <w:r w:rsidR="001D77ED"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18"/>
                      </w:rPr>
                      <w:t xml:space="preserve"> 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t>bg</w:t>
                  </w:r>
                  <w:proofErr w:type="gramEnd"/>
                  <w:r w:rsidRPr="0028354C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t>_school_year</w:t>
                  </w:r>
                  <w:proofErr w:type="spellEnd"/>
                  <w:ins w:id="73" w:author="juan valdevieso" w:date="2025-09-29T22:54:00Z" w16du:dateUtc="2025-09-29T14:54:00Z">
                    <w:r w:rsidR="001D77ED"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18"/>
                      </w:rPr>
                      <w:t xml:space="preserve"> </w:t>
                    </w:r>
                  </w:ins>
                  <w:del w:id="74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18"/>
                      </w:rPr>
                      <w:delText>}</w:delText>
                    </w:r>
                  </w:del>
                  <w:ins w:id="75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18"/>
                      </w:rPr>
                      <w:t>}}</w:t>
                    </w:r>
                  </w:ins>
                </w:p>
                <w:p w14:paraId="55A26633" w14:textId="05F25F1C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 xml:space="preserve">Class Schedule: </w:t>
                  </w:r>
                  <w:del w:id="76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${</w:delText>
                    </w:r>
                  </w:del>
                  <w:ins w:id="77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{{</w:t>
                    </w:r>
                  </w:ins>
                  <w:ins w:id="78" w:author="juan valdevieso" w:date="2025-09-29T22:54:00Z" w16du:dateUtc="2025-09-29T14:54:00Z">
                    <w:r w:rsidR="001D77ED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</w:ins>
                  <w:del w:id="79" w:author="juan valdevieso" w:date="2025-09-29T23:01:00Z" w16du:dateUtc="2025-09-29T15:01:00Z">
                    <w:r w:rsidRPr="0028354C" w:rsidDel="004C21CA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syll_class_schedule</w:delText>
                    </w:r>
                  </w:del>
                  <w:proofErr w:type="spellStart"/>
                  <w:ins w:id="80" w:author="juan valdevieso" w:date="2025-09-29T23:01:00Z" w16du:dateUtc="2025-09-29T15:01:00Z">
                    <w:r w:rsidR="004C21CA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class_schedules</w:t>
                    </w:r>
                  </w:ins>
                  <w:proofErr w:type="spellEnd"/>
                  <w:ins w:id="81" w:author="juan valdevieso" w:date="2025-09-29T22:55:00Z" w16du:dateUtc="2025-09-29T14:55:00Z">
                    <w:r w:rsidR="001D77ED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</w:ins>
                  <w:del w:id="8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}</w:delText>
                    </w:r>
                  </w:del>
                  <w:ins w:id="8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}}</w:t>
                    </w:r>
                  </w:ins>
                </w:p>
                <w:p w14:paraId="5237A372" w14:textId="0811D958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 xml:space="preserve">Bldg./Rm. No.: </w:t>
                  </w:r>
                  <w:del w:id="84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${</w:delText>
                    </w:r>
                  </w:del>
                  <w:proofErr w:type="gramStart"/>
                  <w:ins w:id="85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{{</w:t>
                    </w:r>
                  </w:ins>
                  <w:ins w:id="86" w:author="juan valdevieso" w:date="2025-09-29T23:01:00Z" w16du:dateUtc="2025-09-29T15:01:00Z">
                    <w:r w:rsidR="004C21CA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  <w:proofErr w:type="spellStart"/>
                    <w:r w:rsidR="004C21CA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building</w:t>
                    </w:r>
                    <w:proofErr w:type="gramEnd"/>
                    <w:r w:rsidR="004C21CA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_room</w:t>
                    </w:r>
                  </w:ins>
                  <w:proofErr w:type="spellEnd"/>
                  <w:del w:id="87" w:author="juan valdevieso" w:date="2025-09-29T23:01:00Z" w16du:dateUtc="2025-09-29T15:01:00Z">
                    <w:r w:rsidRPr="0028354C" w:rsidDel="004C21CA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syll_bldg_rm</w:delText>
                    </w:r>
                  </w:del>
                  <w:ins w:id="88" w:author="juan valdevieso" w:date="2025-09-29T22:55:00Z" w16du:dateUtc="2025-09-29T14:55:00Z">
                    <w:r w:rsidR="001D77ED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</w:ins>
                  <w:del w:id="89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}</w:delText>
                    </w:r>
                  </w:del>
                  <w:ins w:id="90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}}</w:t>
                    </w:r>
                  </w:ins>
                </w:p>
                <w:p w14:paraId="3B861BFD" w14:textId="77777777" w:rsidR="00334C22" w:rsidRPr="0028354C" w:rsidRDefault="00334C2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</w:p>
              </w:tc>
              <w:tc>
                <w:tcPr>
                  <w:tcW w:w="2500" w:type="pct"/>
                </w:tcPr>
                <w:p w14:paraId="22EC8F01" w14:textId="4EFB308F" w:rsidR="00334C22" w:rsidRPr="0028354C" w:rsidRDefault="001B572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>Prerequisite(s):</w:t>
                  </w:r>
                  <w:del w:id="91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${</w:delText>
                    </w:r>
                  </w:del>
                  <w:proofErr w:type="gramStart"/>
                  <w:ins w:id="92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{{</w:t>
                    </w:r>
                  </w:ins>
                  <w:ins w:id="93" w:author="juan valdevieso" w:date="2025-09-29T22:54:00Z" w16du:dateUtc="2025-09-29T14:54:00Z">
                    <w:r w:rsidR="001D77ED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>course</w:t>
                  </w:r>
                  <w:proofErr w:type="gramEnd"/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>_pre_req</w:t>
                  </w:r>
                  <w:proofErr w:type="spellEnd"/>
                  <w:ins w:id="94" w:author="juan valdevieso" w:date="2025-09-29T22:54:00Z" w16du:dateUtc="2025-09-29T14:54:00Z">
                    <w:r w:rsidR="001D77ED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</w:ins>
                  <w:del w:id="9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}</w:delText>
                    </w:r>
                  </w:del>
                  <w:ins w:id="9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}}</w:t>
                    </w:r>
                  </w:ins>
                </w:p>
                <w:p w14:paraId="6836E7E3" w14:textId="77777777" w:rsidR="00334C22" w:rsidRPr="0028354C" w:rsidRDefault="00334C2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</w:p>
                <w:p w14:paraId="1D6AD718" w14:textId="518277F8" w:rsidR="00334C22" w:rsidRPr="0028354C" w:rsidRDefault="001B572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>Co-requisite(s):</w:t>
                  </w:r>
                  <w:del w:id="9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${</w:delText>
                    </w:r>
                  </w:del>
                  <w:proofErr w:type="gramStart"/>
                  <w:ins w:id="9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{{</w:t>
                    </w:r>
                  </w:ins>
                  <w:ins w:id="99" w:author="juan valdevieso" w:date="2025-09-29T22:55:00Z" w16du:dateUtc="2025-09-29T14:55:00Z">
                    <w:r w:rsidR="001D77ED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>course</w:t>
                  </w:r>
                  <w:proofErr w:type="gramEnd"/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>_co_req</w:t>
                  </w:r>
                  <w:proofErr w:type="spellEnd"/>
                  <w:ins w:id="100" w:author="juan valdevieso" w:date="2025-09-29T22:55:00Z" w16du:dateUtc="2025-09-29T14:55:00Z">
                    <w:r w:rsidR="001D77ED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</w:ins>
                  <w:del w:id="101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}</w:delText>
                    </w:r>
                  </w:del>
                  <w:ins w:id="102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}}</w:t>
                    </w:r>
                  </w:ins>
                </w:p>
                <w:p w14:paraId="26CA6F37" w14:textId="77777777" w:rsidR="00334C22" w:rsidRPr="0028354C" w:rsidRDefault="00334C2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</w:p>
              </w:tc>
            </w:tr>
            <w:tr w:rsidR="00334C22" w:rsidRPr="0028354C" w14:paraId="507105FE" w14:textId="77777777" w:rsidTr="00147162">
              <w:tc>
                <w:tcPr>
                  <w:tcW w:w="2500" w:type="pct"/>
                </w:tcPr>
                <w:p w14:paraId="48ABBF6F" w14:textId="3DBD0BC2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 xml:space="preserve">Instructor: </w:t>
                  </w:r>
                  <w:del w:id="103" w:author="juan valdevieso" w:date="2025-09-29T22:47:00Z" w16du:dateUtc="2025-09-29T14:47:00Z">
                    <w:r w:rsidRPr="009E312E" w:rsidDel="00D51F1F">
                      <w:rPr>
                        <w:rFonts w:ascii="Times New Roman" w:hAnsi="Times New Roman" w:cs="Times New Roman"/>
                        <w:b/>
                        <w:sz w:val="20"/>
                        <w:szCs w:val="18"/>
                      </w:rPr>
                      <w:delText>${</w:delText>
                    </w:r>
                  </w:del>
                  <w:proofErr w:type="gramStart"/>
                  <w:ins w:id="104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/>
                        <w:sz w:val="20"/>
                        <w:szCs w:val="18"/>
                      </w:rPr>
                      <w:t>{{</w:t>
                    </w:r>
                  </w:ins>
                  <w:ins w:id="105" w:author="juan valdevieso" w:date="2025-09-29T23:00:00Z" w16du:dateUtc="2025-09-29T15:00:00Z">
                    <w:r w:rsidR="003500E6">
                      <w:rPr>
                        <w:rFonts w:ascii="Times New Roman" w:hAnsi="Times New Roman" w:cs="Times New Roman"/>
                        <w:b/>
                        <w:sz w:val="20"/>
                        <w:szCs w:val="18"/>
                      </w:rPr>
                      <w:t xml:space="preserve"> </w:t>
                    </w:r>
                  </w:ins>
                  <w:proofErr w:type="spellStart"/>
                  <w:r w:rsidRPr="009E312E">
                    <w:rPr>
                      <w:rFonts w:ascii="Times New Roman" w:hAnsi="Times New Roman" w:cs="Times New Roman"/>
                      <w:b/>
                      <w:sz w:val="20"/>
                      <w:szCs w:val="18"/>
                    </w:rPr>
                    <w:t>instructor</w:t>
                  </w:r>
                  <w:proofErr w:type="gramEnd"/>
                  <w:r w:rsidRPr="009E312E">
                    <w:rPr>
                      <w:rFonts w:ascii="Times New Roman" w:hAnsi="Times New Roman" w:cs="Times New Roman"/>
                      <w:b/>
                      <w:sz w:val="20"/>
                      <w:szCs w:val="18"/>
                    </w:rPr>
                    <w:t>_names</w:t>
                  </w:r>
                  <w:proofErr w:type="spellEnd"/>
                  <w:ins w:id="106" w:author="juan valdevieso" w:date="2025-09-29T23:00:00Z" w16du:dateUtc="2025-09-29T15:00:00Z">
                    <w:r w:rsidR="003500E6">
                      <w:rPr>
                        <w:rFonts w:ascii="Times New Roman" w:hAnsi="Times New Roman" w:cs="Times New Roman"/>
                        <w:b/>
                        <w:sz w:val="20"/>
                        <w:szCs w:val="18"/>
                      </w:rPr>
                      <w:t xml:space="preserve"> </w:t>
                    </w:r>
                  </w:ins>
                  <w:del w:id="107" w:author="juan valdevieso" w:date="2025-09-29T22:47:00Z" w16du:dateUtc="2025-09-29T14:47:00Z">
                    <w:r w:rsidRPr="009E312E" w:rsidDel="00D51F1F">
                      <w:rPr>
                        <w:rFonts w:ascii="Times New Roman" w:hAnsi="Times New Roman" w:cs="Times New Roman"/>
                        <w:b/>
                        <w:sz w:val="20"/>
                        <w:szCs w:val="18"/>
                      </w:rPr>
                      <w:delText>}</w:delText>
                    </w:r>
                  </w:del>
                  <w:ins w:id="10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/>
                        <w:sz w:val="20"/>
                        <w:szCs w:val="18"/>
                      </w:rPr>
                      <w:t>}}</w:t>
                    </w:r>
                  </w:ins>
                </w:p>
                <w:p w14:paraId="7FDBD545" w14:textId="709702AB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 xml:space="preserve">Email:  </w:t>
                  </w:r>
                  <w:del w:id="109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${</w:delText>
                    </w:r>
                  </w:del>
                  <w:proofErr w:type="gramStart"/>
                  <w:ins w:id="110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{{</w:t>
                    </w:r>
                  </w:ins>
                  <w:ins w:id="111" w:author="juan valdevieso" w:date="2025-09-29T22:55:00Z" w16du:dateUtc="2025-09-29T14:55:00Z">
                    <w:r w:rsidR="001D77ED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>instructor</w:t>
                  </w:r>
                  <w:proofErr w:type="gramEnd"/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>_emails</w:t>
                  </w:r>
                  <w:proofErr w:type="spellEnd"/>
                  <w:ins w:id="112" w:author="juan valdevieso" w:date="2025-09-29T22:55:00Z" w16du:dateUtc="2025-09-29T14:55:00Z">
                    <w:r w:rsidR="001D77ED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</w:ins>
                  <w:del w:id="113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}</w:delText>
                    </w:r>
                  </w:del>
                  <w:ins w:id="114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}}</w:t>
                    </w:r>
                  </w:ins>
                </w:p>
                <w:p w14:paraId="2F91B101" w14:textId="79CFB926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 xml:space="preserve">Mobile No.: </w:t>
                  </w:r>
                  <w:del w:id="11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${</w:delText>
                    </w:r>
                  </w:del>
                  <w:proofErr w:type="gramStart"/>
                  <w:ins w:id="11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{{</w:t>
                    </w:r>
                  </w:ins>
                  <w:ins w:id="117" w:author="juan valdevieso" w:date="2025-09-29T22:55:00Z" w16du:dateUtc="2025-09-29T14:55:00Z">
                    <w:r w:rsidR="001D77ED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>instructor</w:t>
                  </w:r>
                  <w:proofErr w:type="gramEnd"/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>_phones</w:t>
                  </w:r>
                  <w:proofErr w:type="spellEnd"/>
                  <w:ins w:id="118" w:author="juan valdevieso" w:date="2025-09-29T22:55:00Z" w16du:dateUtc="2025-09-29T14:55:00Z">
                    <w:r w:rsidR="001D77ED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</w:ins>
                  <w:del w:id="119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}</w:delText>
                    </w:r>
                  </w:del>
                  <w:ins w:id="120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}}</w:t>
                    </w:r>
                  </w:ins>
                </w:p>
              </w:tc>
              <w:tc>
                <w:tcPr>
                  <w:tcW w:w="2500" w:type="pct"/>
                </w:tcPr>
                <w:p w14:paraId="03402D70" w14:textId="5A028D7E" w:rsidR="00334C22" w:rsidRPr="0028354C" w:rsidRDefault="001B572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 xml:space="preserve">Consultation Schedule:  </w:t>
                  </w:r>
                  <w:del w:id="121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${</w:delText>
                    </w:r>
                  </w:del>
                  <w:proofErr w:type="gramStart"/>
                  <w:ins w:id="122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{{</w:t>
                    </w:r>
                  </w:ins>
                  <w:ins w:id="123" w:author="juan valdevieso" w:date="2025-09-29T23:01:00Z" w16du:dateUtc="2025-09-29T15:01:00Z">
                    <w:r w:rsidR="004C21CA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  <w:proofErr w:type="spellStart"/>
                    <w:r w:rsidR="004C21CA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consultation</w:t>
                    </w:r>
                    <w:proofErr w:type="gramEnd"/>
                    <w:r w:rsidR="004C21CA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_hours</w:t>
                    </w:r>
                  </w:ins>
                  <w:proofErr w:type="spellEnd"/>
                  <w:del w:id="124" w:author="juan valdevieso" w:date="2025-09-29T23:01:00Z" w16du:dateUtc="2025-09-29T15:01:00Z">
                    <w:r w:rsidRPr="0028354C" w:rsidDel="004C21CA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syll_ins_consultation</w:delText>
                    </w:r>
                  </w:del>
                  <w:ins w:id="125" w:author="juan valdevieso" w:date="2025-09-29T22:55:00Z" w16du:dateUtc="2025-09-29T14:55:00Z">
                    <w:r w:rsidR="001D77ED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</w:ins>
                  <w:del w:id="126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}</w:delText>
                    </w:r>
                  </w:del>
                  <w:ins w:id="127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}}</w:t>
                    </w:r>
                  </w:ins>
                </w:p>
                <w:p w14:paraId="501BCC65" w14:textId="58AF2F4B" w:rsidR="00334C22" w:rsidRPr="0028354C" w:rsidRDefault="001B572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  <w:proofErr w:type="spellStart"/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>Bldg.Rm</w:t>
                  </w:r>
                  <w:proofErr w:type="spellEnd"/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 xml:space="preserve">. No.: </w:t>
                  </w:r>
                  <w:del w:id="128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${</w:delText>
                    </w:r>
                  </w:del>
                  <w:ins w:id="129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{{</w:t>
                    </w:r>
                  </w:ins>
                  <w:ins w:id="130" w:author="juan valdevieso" w:date="2025-09-29T22:55:00Z" w16du:dateUtc="2025-09-29T14:55:00Z">
                    <w:r w:rsidR="001D77ED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</w:ins>
                  <w:del w:id="131" w:author="juan valdevieso" w:date="2025-09-29T23:00:00Z" w16du:dateUtc="2025-09-29T15:00:00Z">
                    <w:r w:rsidRPr="0028354C" w:rsidDel="004C21CA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syll_ins_bldg_rm</w:delText>
                    </w:r>
                  </w:del>
                  <w:proofErr w:type="spellStart"/>
                  <w:ins w:id="132" w:author="juan valdevieso" w:date="2025-09-29T23:00:00Z" w16du:dateUtc="2025-09-29T15:00:00Z">
                    <w:r w:rsidR="004C21CA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consultation_room</w:t>
                    </w:r>
                  </w:ins>
                  <w:proofErr w:type="spellEnd"/>
                  <w:ins w:id="133" w:author="juan valdevieso" w:date="2025-09-29T22:55:00Z" w16du:dateUtc="2025-09-29T14:55:00Z">
                    <w:r w:rsidR="001D77ED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 xml:space="preserve"> </w:t>
                    </w:r>
                  </w:ins>
                  <w:del w:id="134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delText>}</w:delText>
                    </w:r>
                  </w:del>
                  <w:ins w:id="135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sz w:val="20"/>
                        <w:szCs w:val="18"/>
                      </w:rPr>
                      <w:t>}}</w:t>
                    </w:r>
                  </w:ins>
                </w:p>
                <w:p w14:paraId="557D2D10" w14:textId="77777777" w:rsidR="00334C22" w:rsidRPr="0028354C" w:rsidRDefault="001B572A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  <w:r w:rsidRPr="0028354C">
                    <w:rPr>
                      <w:rFonts w:ascii="Times New Roman" w:hAnsi="Times New Roman" w:cs="Times New Roman"/>
                      <w:sz w:val="20"/>
                      <w:szCs w:val="18"/>
                    </w:rPr>
                    <w:t xml:space="preserve">Office Phone No./Local: </w:t>
                  </w:r>
                </w:p>
                <w:p w14:paraId="3E369EA5" w14:textId="77777777" w:rsidR="00334C22" w:rsidRPr="0028354C" w:rsidRDefault="00334C2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</w:p>
              </w:tc>
            </w:tr>
            <w:tr w:rsidR="00334C22" w:rsidRPr="0028354C" w14:paraId="5678D420" w14:textId="77777777" w:rsidTr="00147162">
              <w:tc>
                <w:tcPr>
                  <w:tcW w:w="5000" w:type="pct"/>
                  <w:gridSpan w:val="2"/>
                </w:tcPr>
                <w:p w14:paraId="1AFFCA40" w14:textId="77777777" w:rsidR="00334C22" w:rsidRPr="0028354C" w:rsidRDefault="00334C22">
                  <w:pPr>
                    <w:pStyle w:val="ListParagraph"/>
                    <w:spacing w:after="0" w:line="240" w:lineRule="auto"/>
                    <w:ind w:left="402"/>
                    <w:jc w:val="both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14:paraId="61FEBF15" w14:textId="6723A01A" w:rsidR="00334C22" w:rsidRPr="009E312E" w:rsidRDefault="001B572A" w:rsidP="004C09C9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ind w:left="402" w:hanging="409"/>
                    <w:jc w:val="both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9E312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Course Description:</w:t>
                  </w:r>
                  <w:r w:rsidR="004C09C9" w:rsidRPr="009E312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 </w:t>
                  </w:r>
                  <w:del w:id="136" w:author="juan valdevieso" w:date="2025-09-29T22:47:00Z" w16du:dateUtc="2025-09-29T14:47:00Z">
                    <w:r w:rsidRPr="009E312E" w:rsidDel="00D51F1F">
                      <w:rPr>
                        <w:rFonts w:ascii="Times New Roman" w:hAnsi="Times New Roman" w:cs="Times New Roman"/>
                        <w:i/>
                        <w:sz w:val="20"/>
                        <w:szCs w:val="20"/>
                      </w:rPr>
                      <w:delText>${</w:delText>
                    </w:r>
                  </w:del>
                  <w:proofErr w:type="gramStart"/>
                  <w:ins w:id="137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i/>
                        <w:sz w:val="20"/>
                        <w:szCs w:val="20"/>
                      </w:rPr>
                      <w:t>{{</w:t>
                    </w:r>
                  </w:ins>
                  <w:ins w:id="138" w:author="juan valdevieso" w:date="2025-09-29T22:55:00Z" w16du:dateUtc="2025-09-29T14:55:00Z">
                    <w:r w:rsidR="001D77ED">
                      <w:rPr>
                        <w:rFonts w:ascii="Times New Roman" w:hAnsi="Times New Roman" w:cs="Times New Roman"/>
                        <w:i/>
                        <w:sz w:val="20"/>
                        <w:szCs w:val="20"/>
                      </w:rPr>
                      <w:t xml:space="preserve"> </w:t>
                    </w:r>
                  </w:ins>
                  <w:proofErr w:type="spellStart"/>
                  <w:ins w:id="139" w:author="juan valdevieso" w:date="2025-09-29T23:01:00Z" w16du:dateUtc="2025-09-29T15:01:00Z">
                    <w:r w:rsidR="004C21CA">
                      <w:rPr>
                        <w:rFonts w:ascii="Times New Roman" w:hAnsi="Times New Roman" w:cs="Times New Roman"/>
                        <w:i/>
                        <w:sz w:val="20"/>
                        <w:szCs w:val="20"/>
                      </w:rPr>
                      <w:t>course</w:t>
                    </w:r>
                    <w:proofErr w:type="gramEnd"/>
                    <w:r w:rsidR="004C21CA">
                      <w:rPr>
                        <w:rFonts w:ascii="Times New Roman" w:hAnsi="Times New Roman" w:cs="Times New Roman"/>
                        <w:i/>
                        <w:sz w:val="20"/>
                        <w:szCs w:val="20"/>
                      </w:rPr>
                      <w:t>_descriptions</w:t>
                    </w:r>
                  </w:ins>
                  <w:proofErr w:type="spellEnd"/>
                  <w:del w:id="140" w:author="juan valdevieso" w:date="2025-09-29T23:01:00Z" w16du:dateUtc="2025-09-29T15:01:00Z">
                    <w:r w:rsidRPr="009E312E" w:rsidDel="004C21CA">
                      <w:rPr>
                        <w:rFonts w:ascii="Times New Roman" w:hAnsi="Times New Roman" w:cs="Times New Roman"/>
                        <w:i/>
                        <w:sz w:val="20"/>
                        <w:szCs w:val="20"/>
                      </w:rPr>
                      <w:delText>syll_course_description</w:delText>
                    </w:r>
                  </w:del>
                  <w:ins w:id="141" w:author="juan valdevieso" w:date="2025-09-29T22:55:00Z" w16du:dateUtc="2025-09-29T14:55:00Z">
                    <w:r w:rsidR="001D77ED">
                      <w:rPr>
                        <w:rFonts w:ascii="Times New Roman" w:hAnsi="Times New Roman" w:cs="Times New Roman"/>
                        <w:i/>
                        <w:sz w:val="20"/>
                        <w:szCs w:val="20"/>
                      </w:rPr>
                      <w:t xml:space="preserve"> </w:t>
                    </w:r>
                  </w:ins>
                  <w:del w:id="142" w:author="juan valdevieso" w:date="2025-09-29T22:47:00Z" w16du:dateUtc="2025-09-29T14:47:00Z">
                    <w:r w:rsidRPr="009E312E" w:rsidDel="00D51F1F">
                      <w:rPr>
                        <w:rFonts w:ascii="Times New Roman" w:hAnsi="Times New Roman" w:cs="Times New Roman"/>
                        <w:i/>
                        <w:sz w:val="20"/>
                        <w:szCs w:val="20"/>
                      </w:rPr>
                      <w:delText>}</w:delText>
                    </w:r>
                  </w:del>
                  <w:ins w:id="14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i/>
                        <w:sz w:val="20"/>
                        <w:szCs w:val="20"/>
                      </w:rPr>
                      <w:t>}}</w:t>
                    </w:r>
                  </w:ins>
                </w:p>
                <w:p w14:paraId="04F56D90" w14:textId="77777777" w:rsidR="00334C22" w:rsidRPr="0028354C" w:rsidRDefault="00334C22">
                  <w:pPr>
                    <w:spacing w:before="3" w:after="0" w:line="240" w:lineRule="auto"/>
                    <w:ind w:left="600" w:right="219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334C22" w:rsidRPr="0028354C" w14:paraId="54A0DFA1" w14:textId="77777777" w:rsidTr="00147162">
              <w:trPr>
                <w:trHeight w:val="90"/>
              </w:trPr>
              <w:tc>
                <w:tcPr>
                  <w:tcW w:w="5000" w:type="pct"/>
                  <w:gridSpan w:val="2"/>
                </w:tcPr>
                <w:p w14:paraId="746EACE8" w14:textId="77777777" w:rsidR="00334C22" w:rsidRPr="0028354C" w:rsidRDefault="00334C22">
                  <w:pPr>
                    <w:pStyle w:val="ListParagraph"/>
                    <w:spacing w:after="0" w:line="240" w:lineRule="auto"/>
                    <w:ind w:left="409"/>
                    <w:jc w:val="both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  <w:p w14:paraId="54EC45F4" w14:textId="77777777" w:rsidR="00334C22" w:rsidRPr="009E312E" w:rsidRDefault="001B572A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ind w:left="762"/>
                    <w:jc w:val="both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9E312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Course Outcome: </w:t>
                  </w:r>
                </w:p>
                <w:p w14:paraId="07447D48" w14:textId="7A5192C5" w:rsidR="00334C22" w:rsidRPr="0028354C" w:rsidRDefault="001B572A">
                  <w:pPr>
                    <w:pStyle w:val="ListParagraph"/>
                    <w:spacing w:after="0" w:line="240" w:lineRule="auto"/>
                    <w:ind w:left="42"/>
                    <w:jc w:val="both"/>
                    <w:rPr>
                      <w:rFonts w:ascii="Times New Roman" w:hAnsi="Times New Roman" w:cs="Times New Roman"/>
                      <w:bCs/>
                      <w:szCs w:val="18"/>
                    </w:rPr>
                  </w:pPr>
                  <w:del w:id="144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  <w:szCs w:val="18"/>
                        <w:lang w:val="en-US"/>
                      </w:rPr>
                      <w:delText>$</w:delText>
                    </w:r>
                    <w:r w:rsidRPr="0028354C" w:rsidDel="00D51F1F">
                      <w:rPr>
                        <w:rFonts w:ascii="Times New Roman" w:hAnsi="Times New Roman" w:cs="Times New Roman"/>
                        <w:bCs/>
                        <w:szCs w:val="18"/>
                      </w:rPr>
                      <w:delText>{</w:delText>
                    </w:r>
                  </w:del>
                  <w:proofErr w:type="gramStart"/>
                  <w:ins w:id="145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  <w:szCs w:val="18"/>
                        <w:lang w:val="en-US"/>
                      </w:rPr>
                      <w:t>{{</w:t>
                    </w:r>
                  </w:ins>
                  <w:ins w:id="146" w:author="juan valdevieso" w:date="2025-09-29T22:58:00Z" w16du:dateUtc="2025-09-29T14:58:00Z">
                    <w:r w:rsidR="00D03A27">
                      <w:rPr>
                        <w:rFonts w:ascii="Times New Roman" w:hAnsi="Times New Roman" w:cs="Times New Roman"/>
                        <w:bCs/>
                        <w:szCs w:val="18"/>
                        <w:lang w:val="en-US"/>
                      </w:rPr>
                      <w:t xml:space="preserve"> 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bCs/>
                      <w:szCs w:val="18"/>
                      <w:lang w:val="en-US"/>
                    </w:rPr>
                    <w:t>co</w:t>
                  </w:r>
                  <w:proofErr w:type="gramEnd"/>
                  <w:r w:rsidRPr="0028354C">
                    <w:rPr>
                      <w:rFonts w:ascii="Times New Roman" w:hAnsi="Times New Roman" w:cs="Times New Roman"/>
                      <w:bCs/>
                      <w:szCs w:val="18"/>
                      <w:lang w:val="en-US"/>
                    </w:rPr>
                    <w:t>_po</w:t>
                  </w:r>
                  <w:proofErr w:type="spellEnd"/>
                  <w:ins w:id="147" w:author="juan valdevieso" w:date="2025-09-29T22:58:00Z" w16du:dateUtc="2025-09-29T14:58:00Z">
                    <w:r w:rsidR="00D03A27">
                      <w:rPr>
                        <w:rFonts w:ascii="Times New Roman" w:hAnsi="Times New Roman" w:cs="Times New Roman"/>
                        <w:bCs/>
                        <w:szCs w:val="18"/>
                        <w:lang w:val="en-US"/>
                      </w:rPr>
                      <w:t xml:space="preserve"> </w:t>
                    </w:r>
                  </w:ins>
                  <w:del w:id="148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  <w:szCs w:val="18"/>
                      </w:rPr>
                      <w:delText>}</w:delText>
                    </w:r>
                  </w:del>
                  <w:ins w:id="149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  <w:szCs w:val="18"/>
                      </w:rPr>
                      <w:t>}}</w:t>
                    </w:r>
                  </w:ins>
                </w:p>
                <w:p w14:paraId="6986EC40" w14:textId="77777777" w:rsidR="00334C22" w:rsidRPr="0028354C" w:rsidRDefault="00334C22">
                  <w:pPr>
                    <w:pStyle w:val="ListParagraph"/>
                    <w:spacing w:after="0" w:line="240" w:lineRule="auto"/>
                    <w:ind w:left="42"/>
                    <w:jc w:val="both"/>
                    <w:rPr>
                      <w:rFonts w:ascii="Times New Roman" w:hAnsi="Times New Roman" w:cs="Times New Roman"/>
                      <w:b/>
                      <w:szCs w:val="18"/>
                    </w:rPr>
                  </w:pPr>
                </w:p>
                <w:p w14:paraId="78223CD2" w14:textId="77777777" w:rsidR="00334C22" w:rsidRPr="0028354C" w:rsidRDefault="00334C22">
                  <w:pPr>
                    <w:pStyle w:val="ListParagraph"/>
                    <w:spacing w:after="0" w:line="240" w:lineRule="auto"/>
                    <w:ind w:left="42"/>
                    <w:jc w:val="both"/>
                    <w:rPr>
                      <w:rFonts w:ascii="Times New Roman" w:hAnsi="Times New Roman" w:cs="Times New Roman"/>
                      <w:b/>
                      <w:szCs w:val="18"/>
                    </w:rPr>
                  </w:pPr>
                </w:p>
                <w:p w14:paraId="548441DE" w14:textId="77777777" w:rsidR="00334C22" w:rsidRPr="0028354C" w:rsidRDefault="00334C22">
                  <w:pPr>
                    <w:pStyle w:val="ListParagraph"/>
                    <w:spacing w:after="0" w:line="240" w:lineRule="auto"/>
                    <w:ind w:left="42"/>
                    <w:jc w:val="both"/>
                    <w:rPr>
                      <w:rFonts w:ascii="Times New Roman" w:hAnsi="Times New Roman" w:cs="Times New Roman"/>
                      <w:b/>
                      <w:szCs w:val="18"/>
                    </w:rPr>
                  </w:pPr>
                </w:p>
                <w:p w14:paraId="70DFCBF8" w14:textId="77777777" w:rsidR="00334C22" w:rsidRPr="0028354C" w:rsidRDefault="00334C2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</w:tr>
            <w:tr w:rsidR="00334C22" w:rsidRPr="0028354C" w14:paraId="4FBB7F97" w14:textId="77777777" w:rsidTr="00147162">
              <w:tc>
                <w:tcPr>
                  <w:tcW w:w="5000" w:type="pct"/>
                  <w:gridSpan w:val="2"/>
                </w:tcPr>
                <w:p w14:paraId="3AB00B1D" w14:textId="77777777" w:rsidR="00334C22" w:rsidRPr="0028354C" w:rsidRDefault="00334C2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  <w:p w14:paraId="0EA73965" w14:textId="77777777" w:rsidR="00334C22" w:rsidRPr="0028354C" w:rsidRDefault="001B572A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ind w:left="409" w:hanging="409"/>
                    <w:jc w:val="both"/>
                    <w:rPr>
                      <w:rFonts w:ascii="Times New Roman" w:hAnsi="Times New Roman" w:cs="Times New Roman"/>
                      <w:b/>
                      <w:sz w:val="20"/>
                      <w:szCs w:val="18"/>
                    </w:rPr>
                  </w:pPr>
                  <w:r w:rsidRPr="0028354C">
                    <w:rPr>
                      <w:rFonts w:ascii="Times New Roman" w:hAnsi="Times New Roman" w:cs="Times New Roman"/>
                      <w:b/>
                      <w:sz w:val="20"/>
                      <w:szCs w:val="18"/>
                    </w:rPr>
                    <w:t>Course Outline:</w:t>
                  </w:r>
                </w:p>
                <w:p w14:paraId="405193B6" w14:textId="77777777" w:rsidR="00334C22" w:rsidRPr="0028354C" w:rsidRDefault="00334C2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5000" w:type="pct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98"/>
                    <w:gridCol w:w="1080"/>
                    <w:gridCol w:w="1890"/>
                    <w:gridCol w:w="1350"/>
                    <w:gridCol w:w="1080"/>
                    <w:gridCol w:w="990"/>
                    <w:gridCol w:w="1170"/>
                    <w:gridCol w:w="990"/>
                    <w:gridCol w:w="784"/>
                  </w:tblGrid>
                  <w:tr w:rsidR="00334C22" w:rsidRPr="0028354C" w14:paraId="7B8AE7E3" w14:textId="77777777" w:rsidTr="00861949">
                    <w:trPr>
                      <w:trHeight w:val="90"/>
                    </w:trPr>
                    <w:tc>
                      <w:tcPr>
                        <w:tcW w:w="1198" w:type="dxa"/>
                        <w:vAlign w:val="center"/>
                      </w:tcPr>
                      <w:p w14:paraId="149C738E" w14:textId="77777777" w:rsidR="00334C22" w:rsidRPr="00861949" w:rsidRDefault="0028354C" w:rsidP="0028354C">
                        <w:pPr>
                          <w:spacing w:after="0" w:line="240" w:lineRule="auto"/>
                          <w:ind w:right="205"/>
                          <w:jc w:val="center"/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</w:pPr>
                        <w:r w:rsidRPr="00861949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>Allotted Time</w:t>
                        </w:r>
                      </w:p>
                    </w:tc>
                    <w:tc>
                      <w:tcPr>
                        <w:tcW w:w="1080" w:type="dxa"/>
                        <w:vAlign w:val="center"/>
                      </w:tcPr>
                      <w:p w14:paraId="5109B82C" w14:textId="77777777" w:rsidR="00334C22" w:rsidRPr="00861949" w:rsidRDefault="001B572A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</w:pPr>
                        <w:r w:rsidRPr="00861949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 xml:space="preserve">Course </w:t>
                        </w:r>
                      </w:p>
                      <w:p w14:paraId="7CEB428D" w14:textId="77777777" w:rsidR="00334C22" w:rsidRPr="00861949" w:rsidRDefault="001B572A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</w:pPr>
                        <w:r w:rsidRPr="00861949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>Outcomes (CO)</w:t>
                        </w:r>
                      </w:p>
                    </w:tc>
                    <w:tc>
                      <w:tcPr>
                        <w:tcW w:w="1890" w:type="dxa"/>
                        <w:vAlign w:val="center"/>
                      </w:tcPr>
                      <w:p w14:paraId="686521DE" w14:textId="77777777" w:rsidR="00334C22" w:rsidRPr="00861949" w:rsidRDefault="001B572A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</w:pPr>
                        <w:r w:rsidRPr="00861949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>Intended Learning Outcomes (ILO)</w:t>
                        </w:r>
                      </w:p>
                    </w:tc>
                    <w:tc>
                      <w:tcPr>
                        <w:tcW w:w="1350" w:type="dxa"/>
                        <w:vAlign w:val="center"/>
                      </w:tcPr>
                      <w:p w14:paraId="0AD12B3A" w14:textId="77777777" w:rsidR="00334C22" w:rsidRPr="00861949" w:rsidRDefault="001B572A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</w:pPr>
                        <w:r w:rsidRPr="00861949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>Topic/s</w:t>
                        </w:r>
                      </w:p>
                    </w:tc>
                    <w:tc>
                      <w:tcPr>
                        <w:tcW w:w="1080" w:type="dxa"/>
                        <w:vAlign w:val="center"/>
                      </w:tcPr>
                      <w:p w14:paraId="157400ED" w14:textId="77777777" w:rsidR="00334C22" w:rsidRPr="00861949" w:rsidRDefault="001B572A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</w:pPr>
                        <w:r w:rsidRPr="00861949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>Suggested Readings</w:t>
                        </w:r>
                      </w:p>
                    </w:tc>
                    <w:tc>
                      <w:tcPr>
                        <w:tcW w:w="990" w:type="dxa"/>
                        <w:vAlign w:val="center"/>
                      </w:tcPr>
                      <w:p w14:paraId="1E54480F" w14:textId="77777777" w:rsidR="00334C22" w:rsidRPr="00861949" w:rsidRDefault="001B572A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</w:pPr>
                        <w:r w:rsidRPr="00861949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>Teaching-Learning Activities</w:t>
                        </w:r>
                      </w:p>
                    </w:tc>
                    <w:tc>
                      <w:tcPr>
                        <w:tcW w:w="1170" w:type="dxa"/>
                        <w:vAlign w:val="center"/>
                      </w:tcPr>
                      <w:p w14:paraId="225D37A0" w14:textId="77777777" w:rsidR="00334C22" w:rsidRPr="00861949" w:rsidRDefault="001B572A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</w:pPr>
                        <w:r w:rsidRPr="00861949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>Assessment Tasks/Tools</w:t>
                        </w:r>
                      </w:p>
                    </w:tc>
                    <w:tc>
                      <w:tcPr>
                        <w:tcW w:w="990" w:type="dxa"/>
                        <w:vAlign w:val="center"/>
                      </w:tcPr>
                      <w:p w14:paraId="6D2BB63C" w14:textId="77777777" w:rsidR="00334C22" w:rsidRPr="00861949" w:rsidRDefault="001B572A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</w:pPr>
                        <w:r w:rsidRPr="00861949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>Grading Criteria</w:t>
                        </w:r>
                      </w:p>
                    </w:tc>
                    <w:tc>
                      <w:tcPr>
                        <w:tcW w:w="784" w:type="dxa"/>
                        <w:vAlign w:val="center"/>
                      </w:tcPr>
                      <w:p w14:paraId="40FB1615" w14:textId="77777777" w:rsidR="00334C22" w:rsidRPr="00861949" w:rsidRDefault="001B572A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</w:pPr>
                        <w:r w:rsidRPr="00861949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>Remarks</w:t>
                        </w:r>
                      </w:p>
                    </w:tc>
                  </w:tr>
                  <w:tr w:rsidR="00334C22" w:rsidRPr="0028354C" w14:paraId="5576B2C0" w14:textId="77777777" w:rsidTr="00861949">
                    <w:tc>
                      <w:tcPr>
                        <w:tcW w:w="1198" w:type="dxa"/>
                        <w:vAlign w:val="center"/>
                      </w:tcPr>
                      <w:p w14:paraId="1AEEDB84" w14:textId="45CD00C1" w:rsidR="00334C22" w:rsidRPr="0028354C" w:rsidRDefault="001B572A">
                        <w:pPr>
                          <w:spacing w:before="100" w:after="10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150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lastRenderedPageBreak/>
                            <w:delText>${</w:delText>
                          </w:r>
                        </w:del>
                        <w:ins w:id="151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syll_allotted_time</w:t>
                        </w:r>
                        <w:proofErr w:type="spellEnd"/>
                        <w:del w:id="152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153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1080" w:type="dxa"/>
                      </w:tcPr>
                      <w:p w14:paraId="586807BB" w14:textId="64A2CBDF" w:rsidR="00334C22" w:rsidRPr="0028354C" w:rsidRDefault="001B572A">
                        <w:pPr>
                          <w:spacing w:before="100" w:after="10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154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155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syll_co_code</w:t>
                        </w:r>
                        <w:proofErr w:type="spellEnd"/>
                        <w:del w:id="156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157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1890" w:type="dxa"/>
                      </w:tcPr>
                      <w:p w14:paraId="29FD744A" w14:textId="54740918" w:rsidR="00334C22" w:rsidRPr="0028354C" w:rsidRDefault="001B572A">
                        <w:pPr>
                          <w:spacing w:before="100" w:after="10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158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159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syll_intended_learning</w:t>
                        </w:r>
                        <w:proofErr w:type="spellEnd"/>
                        <w:del w:id="160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161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1350" w:type="dxa"/>
                      </w:tcPr>
                      <w:p w14:paraId="7B630F2D" w14:textId="028DCAD2" w:rsidR="00334C22" w:rsidRPr="0028354C" w:rsidRDefault="001B572A">
                        <w:pPr>
                          <w:spacing w:before="100" w:after="10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162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163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syll_topics</w:t>
                        </w:r>
                        <w:proofErr w:type="spellEnd"/>
                        <w:del w:id="164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165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1080" w:type="dxa"/>
                      </w:tcPr>
                      <w:p w14:paraId="224A1873" w14:textId="14AA7963" w:rsidR="00334C22" w:rsidRPr="0028354C" w:rsidRDefault="001B572A">
                        <w:pPr>
                          <w:spacing w:before="100" w:after="10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166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167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syll_suggested_readings</w:t>
                        </w:r>
                        <w:proofErr w:type="spellEnd"/>
                        <w:del w:id="168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169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990" w:type="dxa"/>
                      </w:tcPr>
                      <w:p w14:paraId="0F98CB39" w14:textId="6AFF8D0D" w:rsidR="00334C22" w:rsidRPr="0028354C" w:rsidRDefault="001B572A">
                        <w:pPr>
                          <w:spacing w:before="100" w:after="10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170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171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syll_learning_act</w:t>
                        </w:r>
                        <w:proofErr w:type="spellEnd"/>
                        <w:del w:id="172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173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1170" w:type="dxa"/>
                      </w:tcPr>
                      <w:p w14:paraId="73B8FC35" w14:textId="68D32481" w:rsidR="00334C22" w:rsidRPr="0028354C" w:rsidRDefault="001B572A">
                        <w:pPr>
                          <w:spacing w:before="100" w:after="10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174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175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syll_asses_tools</w:t>
                        </w:r>
                        <w:proofErr w:type="spellEnd"/>
                        <w:del w:id="176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177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990" w:type="dxa"/>
                      </w:tcPr>
                      <w:p w14:paraId="1AB0676E" w14:textId="072C6194" w:rsidR="00334C22" w:rsidRPr="0028354C" w:rsidRDefault="001B572A">
                        <w:pPr>
                          <w:spacing w:before="100" w:after="100" w:line="240" w:lineRule="auto"/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</w:pPr>
                        <w:del w:id="178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iCs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179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iCs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iCs/>
                            <w:sz w:val="18"/>
                            <w:szCs w:val="18"/>
                          </w:rPr>
                          <w:t>syll_grading_criteria</w:t>
                        </w:r>
                        <w:proofErr w:type="spellEnd"/>
                        <w:del w:id="180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iCs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181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iCs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784" w:type="dxa"/>
                        <w:vAlign w:val="center"/>
                      </w:tcPr>
                      <w:p w14:paraId="7C7CA945" w14:textId="4CA80FC8" w:rsidR="00334C22" w:rsidRPr="0028354C" w:rsidRDefault="001B572A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182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183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syll_remarks</w:t>
                        </w:r>
                        <w:proofErr w:type="spellEnd"/>
                        <w:del w:id="184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185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</w:tr>
                  <w:tr w:rsidR="00334C22" w:rsidRPr="0028354C" w14:paraId="3499C7F0" w14:textId="77777777" w:rsidTr="00861949">
                    <w:trPr>
                      <w:trHeight w:val="260"/>
                    </w:trPr>
                    <w:tc>
                      <w:tcPr>
                        <w:tcW w:w="10532" w:type="dxa"/>
                        <w:gridSpan w:val="9"/>
                        <w:vAlign w:val="center"/>
                      </w:tcPr>
                      <w:p w14:paraId="45B4652A" w14:textId="77777777" w:rsidR="00334C22" w:rsidRPr="00861949" w:rsidRDefault="001B572A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61949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MIDTERM EXAMINATION</w:t>
                        </w:r>
                      </w:p>
                    </w:tc>
                  </w:tr>
                  <w:tr w:rsidR="00334C22" w:rsidRPr="0028354C" w14:paraId="02E51FEF" w14:textId="77777777" w:rsidTr="00861949">
                    <w:tc>
                      <w:tcPr>
                        <w:tcW w:w="1198" w:type="dxa"/>
                      </w:tcPr>
                      <w:p w14:paraId="0A980733" w14:textId="66723B27" w:rsidR="00334C22" w:rsidRPr="0028354C" w:rsidRDefault="001B572A">
                        <w:pPr>
                          <w:spacing w:before="100" w:after="10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186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187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syll_allotted_time_f</w:t>
                        </w:r>
                        <w:proofErr w:type="spellEnd"/>
                        <w:del w:id="188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189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1080" w:type="dxa"/>
                      </w:tcPr>
                      <w:p w14:paraId="0558EE2C" w14:textId="47543CA8" w:rsidR="00334C22" w:rsidRPr="0028354C" w:rsidRDefault="001B572A">
                        <w:pPr>
                          <w:spacing w:before="100" w:after="10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190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191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syll_co_code_f</w:t>
                        </w:r>
                        <w:proofErr w:type="spellEnd"/>
                        <w:del w:id="192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193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1890" w:type="dxa"/>
                      </w:tcPr>
                      <w:p w14:paraId="3FB5BBC4" w14:textId="05A7CBAE" w:rsidR="00334C22" w:rsidRPr="0028354C" w:rsidRDefault="001B572A">
                        <w:pPr>
                          <w:spacing w:before="100" w:after="10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194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195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syll_intended_learning_f</w:t>
                        </w:r>
                        <w:proofErr w:type="spellEnd"/>
                        <w:del w:id="196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197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1350" w:type="dxa"/>
                      </w:tcPr>
                      <w:p w14:paraId="39F1275E" w14:textId="113D931A" w:rsidR="00334C22" w:rsidRPr="0028354C" w:rsidRDefault="001B572A">
                        <w:pPr>
                          <w:spacing w:before="100" w:after="10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198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199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syll_topics_f</w:t>
                        </w:r>
                        <w:proofErr w:type="spellEnd"/>
                        <w:del w:id="200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201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1080" w:type="dxa"/>
                      </w:tcPr>
                      <w:p w14:paraId="738020D4" w14:textId="02410B77" w:rsidR="00334C22" w:rsidRPr="0028354C" w:rsidRDefault="001B572A">
                        <w:pPr>
                          <w:spacing w:before="100" w:after="10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202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203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syll_suggested_readings_f</w:t>
                        </w:r>
                        <w:proofErr w:type="spellEnd"/>
                        <w:del w:id="204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205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990" w:type="dxa"/>
                      </w:tcPr>
                      <w:p w14:paraId="1578637F" w14:textId="14617E7E" w:rsidR="00334C22" w:rsidRPr="0028354C" w:rsidRDefault="001B572A">
                        <w:pPr>
                          <w:spacing w:before="100" w:after="10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206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207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syll_learning_act_f</w:t>
                        </w:r>
                        <w:proofErr w:type="spellEnd"/>
                        <w:del w:id="208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209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1170" w:type="dxa"/>
                      </w:tcPr>
                      <w:p w14:paraId="468DC9FD" w14:textId="7B3E6C55" w:rsidR="00334C22" w:rsidRPr="0028354C" w:rsidRDefault="001B572A">
                        <w:pPr>
                          <w:pStyle w:val="ListParagraph"/>
                          <w:spacing w:before="100" w:after="100" w:line="240" w:lineRule="auto"/>
                          <w:ind w:left="-49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210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211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syll_asses_tools_f</w:t>
                        </w:r>
                        <w:proofErr w:type="spellEnd"/>
                        <w:del w:id="212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213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990" w:type="dxa"/>
                      </w:tcPr>
                      <w:p w14:paraId="488ADA5B" w14:textId="24CEF171" w:rsidR="00334C22" w:rsidRPr="0028354C" w:rsidRDefault="001B572A">
                        <w:pPr>
                          <w:spacing w:before="100" w:after="10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214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215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syll_grading_criteria_f</w:t>
                        </w:r>
                        <w:proofErr w:type="spellEnd"/>
                        <w:del w:id="216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217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  <w:tc>
                      <w:tcPr>
                        <w:tcW w:w="784" w:type="dxa"/>
                      </w:tcPr>
                      <w:p w14:paraId="11E7C109" w14:textId="32113991" w:rsidR="00334C22" w:rsidRPr="0028354C" w:rsidRDefault="001B572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del w:id="218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${</w:delText>
                          </w:r>
                        </w:del>
                        <w:ins w:id="219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Pr="0028354C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syll_remarks_f</w:t>
                        </w:r>
                        <w:proofErr w:type="spellEnd"/>
                        <w:del w:id="220" w:author="juan valdevieso" w:date="2025-09-29T22:47:00Z" w16du:dateUtc="2025-09-29T14:47:00Z">
                          <w:r w:rsidRPr="0028354C" w:rsidDel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delText>}</w:delText>
                          </w:r>
                        </w:del>
                        <w:ins w:id="221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}}</w:t>
                          </w:r>
                        </w:ins>
                      </w:p>
                    </w:tc>
                  </w:tr>
                  <w:tr w:rsidR="00334C22" w:rsidRPr="0028354C" w14:paraId="3E0D272A" w14:textId="77777777" w:rsidTr="00861949">
                    <w:trPr>
                      <w:trHeight w:val="323"/>
                    </w:trPr>
                    <w:tc>
                      <w:tcPr>
                        <w:tcW w:w="10532" w:type="dxa"/>
                        <w:gridSpan w:val="9"/>
                        <w:vAlign w:val="center"/>
                      </w:tcPr>
                      <w:p w14:paraId="2B06C700" w14:textId="77777777" w:rsidR="00334C22" w:rsidRPr="00861949" w:rsidRDefault="001B572A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61949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FINAL EXAMINATION</w:t>
                        </w:r>
                      </w:p>
                    </w:tc>
                  </w:tr>
                </w:tbl>
                <w:p w14:paraId="19A450C6" w14:textId="77777777" w:rsidR="00334C22" w:rsidRPr="0028354C" w:rsidRDefault="00334C2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</w:tr>
            <w:tr w:rsidR="00334C22" w:rsidRPr="0028354C" w14:paraId="7EE57D5F" w14:textId="77777777" w:rsidTr="00147162">
              <w:trPr>
                <w:trHeight w:val="440"/>
              </w:trPr>
              <w:tc>
                <w:tcPr>
                  <w:tcW w:w="5000" w:type="pct"/>
                  <w:gridSpan w:val="2"/>
                </w:tcPr>
                <w:p w14:paraId="671A9E84" w14:textId="77777777" w:rsidR="00334C22" w:rsidRPr="0028354C" w:rsidRDefault="00334C2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</w:p>
                <w:p w14:paraId="034025EB" w14:textId="77777777" w:rsidR="00334C22" w:rsidRPr="0028354C" w:rsidRDefault="00334C2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</w:p>
                <w:p w14:paraId="4EFB546E" w14:textId="77777777" w:rsidR="00334C22" w:rsidRPr="0028354C" w:rsidRDefault="001B572A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ind w:left="409" w:hanging="409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28354C">
                    <w:rPr>
                      <w:rFonts w:ascii="Times New Roman" w:hAnsi="Times New Roman" w:cs="Times New Roman"/>
                      <w:b/>
                    </w:rPr>
                    <w:t>Course Requirements:</w:t>
                  </w:r>
                </w:p>
                <w:p w14:paraId="1AE2D250" w14:textId="59DA4E62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lang w:val="en-US"/>
                    </w:rPr>
                  </w:pPr>
                  <w:del w:id="22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</w:delText>
                    </w:r>
                    <w:r w:rsidRPr="0028354C" w:rsidDel="00D51F1F">
                      <w:rPr>
                        <w:rFonts w:ascii="Times New Roman" w:hAnsi="Times New Roman" w:cs="Times New Roman"/>
                        <w:bCs/>
                        <w:lang w:val="en-US"/>
                      </w:rPr>
                      <w:delText>{</w:delText>
                    </w:r>
                  </w:del>
                  <w:ins w:id="22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</w:t>
                  </w:r>
                  <w:proofErr w:type="spellEnd"/>
                  <w:r w:rsidRPr="0028354C">
                    <w:rPr>
                      <w:rFonts w:ascii="Times New Roman" w:hAnsi="Times New Roman" w:cs="Times New Roman"/>
                      <w:bCs/>
                      <w:lang w:val="en-US"/>
                    </w:rPr>
                    <w:t>_0</w:t>
                  </w:r>
                  <w:del w:id="224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  <w:lang w:val="en-US"/>
                      </w:rPr>
                      <w:delText>}</w:delText>
                    </w:r>
                  </w:del>
                  <w:ins w:id="225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  <w:lang w:val="en-US"/>
                      </w:rPr>
                      <w:t>}}</w:t>
                    </w:r>
                  </w:ins>
                </w:p>
                <w:p w14:paraId="0AAB0315" w14:textId="26FDF638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</w:rPr>
                  </w:pPr>
                  <w:del w:id="226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27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</w:t>
                  </w:r>
                  <w:proofErr w:type="spellEnd"/>
                  <w:r w:rsidRPr="0028354C"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28354C">
                    <w:rPr>
                      <w:rFonts w:ascii="Times New Roman" w:hAnsi="Times New Roman" w:cs="Times New Roman"/>
                      <w:bCs/>
                      <w:lang w:val="en-US"/>
                    </w:rPr>
                    <w:t>1</w:t>
                  </w:r>
                  <w:del w:id="228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29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</w:p>
                <w:p w14:paraId="5DA2030F" w14:textId="77DB9C68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</w:rPr>
                  </w:pPr>
                  <w:del w:id="23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3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</w:t>
                  </w:r>
                  <w:proofErr w:type="spellEnd"/>
                  <w:r w:rsidRPr="0028354C"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28354C">
                    <w:rPr>
                      <w:rFonts w:ascii="Times New Roman" w:hAnsi="Times New Roman" w:cs="Times New Roman"/>
                      <w:bCs/>
                      <w:lang w:val="en-US"/>
                    </w:rPr>
                    <w:t>2</w:t>
                  </w:r>
                  <w:del w:id="23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3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</w:p>
                <w:p w14:paraId="2B5C4CC3" w14:textId="3F0C285C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</w:rPr>
                  </w:pPr>
                  <w:del w:id="234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35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</w:t>
                  </w:r>
                  <w:proofErr w:type="spellEnd"/>
                  <w:r w:rsidRPr="0028354C"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28354C">
                    <w:rPr>
                      <w:rFonts w:ascii="Times New Roman" w:hAnsi="Times New Roman" w:cs="Times New Roman"/>
                      <w:bCs/>
                      <w:lang w:val="en-US"/>
                    </w:rPr>
                    <w:t>3</w:t>
                  </w:r>
                  <w:del w:id="236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37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</w:p>
                <w:p w14:paraId="0EF9A76A" w14:textId="50751E86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</w:rPr>
                  </w:pPr>
                  <w:del w:id="238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39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</w:t>
                  </w:r>
                  <w:proofErr w:type="spellEnd"/>
                  <w:r w:rsidRPr="0028354C"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28354C">
                    <w:rPr>
                      <w:rFonts w:ascii="Times New Roman" w:hAnsi="Times New Roman" w:cs="Times New Roman"/>
                      <w:bCs/>
                      <w:lang w:val="en-US"/>
                    </w:rPr>
                    <w:t>4</w:t>
                  </w:r>
                  <w:del w:id="24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4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</w:p>
                <w:p w14:paraId="1A98476E" w14:textId="3820D0FF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</w:rPr>
                  </w:pPr>
                  <w:del w:id="24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4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</w:t>
                  </w:r>
                  <w:proofErr w:type="spellEnd"/>
                  <w:r w:rsidRPr="0028354C"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28354C">
                    <w:rPr>
                      <w:rFonts w:ascii="Times New Roman" w:hAnsi="Times New Roman" w:cs="Times New Roman"/>
                      <w:bCs/>
                      <w:lang w:val="en-US"/>
                    </w:rPr>
                    <w:t>5</w:t>
                  </w:r>
                  <w:del w:id="244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45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</w:p>
                <w:p w14:paraId="5EF90A18" w14:textId="5DFEAA11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</w:rPr>
                  </w:pPr>
                  <w:del w:id="246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47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</w:t>
                  </w:r>
                  <w:proofErr w:type="spellEnd"/>
                  <w:r w:rsidRPr="0028354C"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28354C">
                    <w:rPr>
                      <w:rFonts w:ascii="Times New Roman" w:hAnsi="Times New Roman" w:cs="Times New Roman"/>
                      <w:bCs/>
                      <w:lang w:val="en-US"/>
                    </w:rPr>
                    <w:t>6</w:t>
                  </w:r>
                  <w:del w:id="248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49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</w:p>
                <w:p w14:paraId="13053155" w14:textId="0DCF2971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</w:rPr>
                  </w:pPr>
                  <w:del w:id="25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5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</w:t>
                  </w:r>
                  <w:proofErr w:type="spellEnd"/>
                  <w:r w:rsidRPr="0028354C"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28354C">
                    <w:rPr>
                      <w:rFonts w:ascii="Times New Roman" w:hAnsi="Times New Roman" w:cs="Times New Roman"/>
                      <w:bCs/>
                      <w:lang w:val="en-US"/>
                    </w:rPr>
                    <w:t>7</w:t>
                  </w:r>
                  <w:del w:id="25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5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</w:p>
                <w:p w14:paraId="494251F6" w14:textId="5F7590AB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</w:rPr>
                  </w:pPr>
                  <w:del w:id="254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55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</w:t>
                  </w:r>
                  <w:proofErr w:type="spellEnd"/>
                  <w:r w:rsidRPr="0028354C"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28354C">
                    <w:rPr>
                      <w:rFonts w:ascii="Times New Roman" w:hAnsi="Times New Roman" w:cs="Times New Roman"/>
                      <w:bCs/>
                      <w:lang w:val="en-US"/>
                    </w:rPr>
                    <w:t>8</w:t>
                  </w:r>
                  <w:del w:id="256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57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</w:p>
                <w:p w14:paraId="104F1A2B" w14:textId="3C3BC7F0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</w:rPr>
                  </w:pPr>
                  <w:del w:id="258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59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proofErr w:type="spellStart"/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</w:t>
                  </w:r>
                  <w:proofErr w:type="spellEnd"/>
                  <w:r w:rsidRPr="0028354C"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28354C">
                    <w:rPr>
                      <w:rFonts w:ascii="Times New Roman" w:hAnsi="Times New Roman" w:cs="Times New Roman"/>
                      <w:bCs/>
                      <w:lang w:val="en-US"/>
                    </w:rPr>
                    <w:t>9</w:t>
                  </w:r>
                  <w:del w:id="26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6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</w:p>
                <w:p w14:paraId="48E0E2BE" w14:textId="5C721788" w:rsidR="00636B12" w:rsidRDefault="001B572A">
                  <w:pPr>
                    <w:spacing w:after="0" w:line="240" w:lineRule="auto"/>
                    <w:rPr>
                      <w:ins w:id="262" w:author="juan valdevieso" w:date="2025-07-25T22:56:00Z" w16du:dateUtc="2025-07-25T14:56:00Z"/>
                      <w:rFonts w:ascii="Times New Roman" w:hAnsi="Times New Roman" w:cs="Times New Roman"/>
                      <w:bCs/>
                    </w:rPr>
                  </w:pPr>
                  <w:del w:id="263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64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syll_course_requirements_10</w:t>
                  </w:r>
                  <w:del w:id="26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6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7EC48223" w14:textId="1FFD91FA" w:rsidR="00636B12" w:rsidRDefault="001B572A">
                  <w:pPr>
                    <w:spacing w:after="0" w:line="240" w:lineRule="auto"/>
                    <w:rPr>
                      <w:ins w:id="267" w:author="juan valdevieso" w:date="2025-07-25T22:56:00Z" w16du:dateUtc="2025-07-25T14:56:00Z"/>
                      <w:rFonts w:ascii="Times New Roman" w:hAnsi="Times New Roman" w:cs="Times New Roman"/>
                      <w:bCs/>
                    </w:rPr>
                  </w:pPr>
                  <w:del w:id="268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69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syll_course_requirements_11</w:t>
                  </w:r>
                  <w:del w:id="27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7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4C694FBA" w14:textId="5DD5E7EE" w:rsidR="00636B12" w:rsidRDefault="001B572A">
                  <w:pPr>
                    <w:spacing w:after="0" w:line="240" w:lineRule="auto"/>
                    <w:rPr>
                      <w:ins w:id="272" w:author="juan valdevieso" w:date="2025-07-25T22:56:00Z" w16du:dateUtc="2025-07-25T14:56:00Z"/>
                      <w:rFonts w:ascii="Times New Roman" w:hAnsi="Times New Roman" w:cs="Times New Roman"/>
                      <w:bCs/>
                    </w:rPr>
                  </w:pPr>
                  <w:del w:id="273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74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syll_course_requirements_12</w:t>
                  </w:r>
                  <w:del w:id="27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7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45ABA841" w14:textId="722F7391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</w:rPr>
                  </w:pPr>
                  <w:del w:id="27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7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syll_course_requirements_13</w:t>
                  </w:r>
                  <w:del w:id="279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80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</w:p>
                <w:p w14:paraId="6BFB7FA2" w14:textId="21718746" w:rsidR="00636B12" w:rsidRDefault="001B572A">
                  <w:pPr>
                    <w:spacing w:after="0" w:line="240" w:lineRule="auto"/>
                    <w:rPr>
                      <w:ins w:id="281" w:author="juan valdevieso" w:date="2025-07-25T22:56:00Z" w16du:dateUtc="2025-07-25T14:56:00Z"/>
                      <w:rFonts w:ascii="Times New Roman" w:hAnsi="Times New Roman" w:cs="Times New Roman"/>
                      <w:bCs/>
                    </w:rPr>
                  </w:pPr>
                  <w:del w:id="28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8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syll_course_requirements_14</w:t>
                  </w:r>
                  <w:del w:id="284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85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231DF23B" w14:textId="1B5F5D2D" w:rsidR="00636B12" w:rsidRDefault="001B572A">
                  <w:pPr>
                    <w:spacing w:after="0" w:line="240" w:lineRule="auto"/>
                    <w:rPr>
                      <w:ins w:id="286" w:author="juan valdevieso" w:date="2025-07-25T22:56:00Z" w16du:dateUtc="2025-07-25T14:56:00Z"/>
                      <w:rFonts w:ascii="Times New Roman" w:hAnsi="Times New Roman" w:cs="Times New Roman"/>
                      <w:bCs/>
                    </w:rPr>
                  </w:pPr>
                  <w:del w:id="28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8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syll_course_requirements_15</w:t>
                  </w:r>
                  <w:del w:id="289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90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30FB15A4" w14:textId="34864B89" w:rsidR="00636B12" w:rsidRDefault="001B572A">
                  <w:pPr>
                    <w:spacing w:after="0" w:line="240" w:lineRule="auto"/>
                    <w:rPr>
                      <w:ins w:id="291" w:author="juan valdevieso" w:date="2025-07-25T22:56:00Z" w16du:dateUtc="2025-07-25T14:56:00Z"/>
                      <w:rFonts w:ascii="Times New Roman" w:hAnsi="Times New Roman" w:cs="Times New Roman"/>
                      <w:bCs/>
                    </w:rPr>
                  </w:pPr>
                  <w:del w:id="29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9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syll_course_requirements_16</w:t>
                  </w:r>
                  <w:del w:id="294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95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6562AE23" w14:textId="1F0C857D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</w:rPr>
                  </w:pPr>
                  <w:del w:id="296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297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syll_course_requirements_17</w:t>
                  </w:r>
                  <w:del w:id="298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299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</w:p>
                <w:p w14:paraId="2118367C" w14:textId="3E69C129" w:rsidR="00636B12" w:rsidRDefault="001B572A">
                  <w:pPr>
                    <w:spacing w:after="0" w:line="240" w:lineRule="auto"/>
                    <w:rPr>
                      <w:ins w:id="300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01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lastRenderedPageBreak/>
                      <w:delText>${</w:delText>
                    </w:r>
                  </w:del>
                  <w:ins w:id="302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syll_course_requirements_18</w:t>
                  </w:r>
                  <w:del w:id="303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04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6073266A" w14:textId="7A2416EF" w:rsidR="00636B12" w:rsidRDefault="001B572A">
                  <w:pPr>
                    <w:spacing w:after="0" w:line="240" w:lineRule="auto"/>
                    <w:rPr>
                      <w:ins w:id="305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06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07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syll_course_requirements_19</w:t>
                  </w:r>
                  <w:del w:id="308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09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42436486" w14:textId="5590D53F" w:rsidR="00636B12" w:rsidRDefault="001B572A">
                  <w:pPr>
                    <w:spacing w:after="0" w:line="240" w:lineRule="auto"/>
                    <w:rPr>
                      <w:ins w:id="310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11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12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syll_course_requirements_20</w:t>
                  </w:r>
                  <w:del w:id="313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14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15BF5D78" w14:textId="3051A6A2" w:rsidR="00334C22" w:rsidRPr="0028354C" w:rsidRDefault="001B572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</w:rPr>
                  </w:pPr>
                  <w:del w:id="31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1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syll_course_requirements_21</w:t>
                  </w:r>
                  <w:del w:id="31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1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</w:p>
                <w:p w14:paraId="42E43FCC" w14:textId="47725909" w:rsidR="00636B12" w:rsidRDefault="001B572A">
                  <w:pPr>
                    <w:spacing w:after="0" w:line="240" w:lineRule="auto"/>
                    <w:rPr>
                      <w:ins w:id="319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2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2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syll_course_requirements_22</w:t>
                  </w:r>
                  <w:del w:id="32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2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50B94DAC" w14:textId="08CE935A" w:rsidR="00636B12" w:rsidRDefault="001B572A">
                  <w:pPr>
                    <w:spacing w:after="0" w:line="240" w:lineRule="auto"/>
                    <w:rPr>
                      <w:ins w:id="324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2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2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syll_course_requirements_23</w:t>
                  </w:r>
                  <w:del w:id="32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2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387EE619" w14:textId="77F79871" w:rsidR="00636B12" w:rsidRDefault="001B572A">
                  <w:pPr>
                    <w:spacing w:after="0" w:line="240" w:lineRule="auto"/>
                    <w:rPr>
                      <w:ins w:id="329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3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3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syll_course_requirements_24</w:t>
                  </w:r>
                  <w:del w:id="33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3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682D6AAA" w14:textId="70A02274" w:rsidR="00636B12" w:rsidRDefault="001B572A">
                  <w:pPr>
                    <w:spacing w:after="0" w:line="240" w:lineRule="auto"/>
                    <w:rPr>
                      <w:ins w:id="334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3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3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syll_course_requirements_25</w:t>
                  </w:r>
                  <w:del w:id="33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3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723B1D06" w14:textId="4A56C2A3" w:rsidR="00636B12" w:rsidRDefault="001B572A">
                  <w:pPr>
                    <w:spacing w:after="0" w:line="240" w:lineRule="auto"/>
                    <w:rPr>
                      <w:ins w:id="339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4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4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syll_course_requirements_26</w:t>
                  </w:r>
                  <w:del w:id="34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4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7CAAEF68" w14:textId="7D75C2D9" w:rsidR="00636B12" w:rsidRDefault="001B572A">
                  <w:pPr>
                    <w:spacing w:after="0" w:line="240" w:lineRule="auto"/>
                    <w:rPr>
                      <w:ins w:id="344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4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4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syll_course_requirements_27</w:t>
                  </w:r>
                  <w:del w:id="34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4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42F7B296" w14:textId="29C104A8" w:rsidR="00636B12" w:rsidRDefault="001B572A">
                  <w:pPr>
                    <w:spacing w:after="0" w:line="240" w:lineRule="auto"/>
                    <w:rPr>
                      <w:ins w:id="349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5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5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syll_course_requirements_28</w:t>
                  </w:r>
                  <w:del w:id="35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5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0E5B5582" w14:textId="6CDC6464" w:rsidR="00636B12" w:rsidRDefault="001B572A">
                  <w:pPr>
                    <w:spacing w:after="0" w:line="240" w:lineRule="auto"/>
                    <w:rPr>
                      <w:ins w:id="354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5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5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syll_course_requirements_29</w:t>
                  </w:r>
                  <w:del w:id="35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5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2E3D7DE5" w14:textId="5E04357B" w:rsidR="00636B12" w:rsidRDefault="001B572A">
                  <w:pPr>
                    <w:spacing w:after="0" w:line="240" w:lineRule="auto"/>
                    <w:rPr>
                      <w:ins w:id="359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6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6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syll_course_requirements_30</w:t>
                  </w:r>
                  <w:del w:id="36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6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375FBC66" w14:textId="628491EA" w:rsidR="00636B12" w:rsidRDefault="001B572A">
                  <w:pPr>
                    <w:spacing w:after="0" w:line="240" w:lineRule="auto"/>
                    <w:rPr>
                      <w:ins w:id="364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6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6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syll_course_requirements_31</w:t>
                  </w:r>
                  <w:del w:id="36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6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5E13D8D9" w14:textId="12DE9CDF" w:rsidR="00636B12" w:rsidRDefault="001B572A">
                  <w:pPr>
                    <w:spacing w:after="0" w:line="240" w:lineRule="auto"/>
                    <w:rPr>
                      <w:ins w:id="369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7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7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syll_course_requirements_32</w:t>
                  </w:r>
                  <w:del w:id="37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7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24A614D1" w14:textId="0134C8D8" w:rsidR="00636B12" w:rsidRDefault="001B572A">
                  <w:pPr>
                    <w:spacing w:after="0" w:line="240" w:lineRule="auto"/>
                    <w:rPr>
                      <w:ins w:id="374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7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7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syll_course_requirements_33</w:t>
                  </w:r>
                  <w:del w:id="37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7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177FBEF2" w14:textId="6109B1ED" w:rsidR="00636B12" w:rsidRDefault="001B572A">
                  <w:pPr>
                    <w:spacing w:after="0" w:line="240" w:lineRule="auto"/>
                    <w:rPr>
                      <w:ins w:id="379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8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8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syll_course_requirements_34</w:t>
                  </w:r>
                  <w:del w:id="38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8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347549FC" w14:textId="4BFBB86D" w:rsidR="00636B12" w:rsidRDefault="001B572A">
                  <w:pPr>
                    <w:spacing w:after="0" w:line="240" w:lineRule="auto"/>
                    <w:rPr>
                      <w:ins w:id="384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8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8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syll_course_requirements_35</w:t>
                  </w:r>
                  <w:del w:id="38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8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6A4960A8" w14:textId="12DEFF0C" w:rsidR="00636B12" w:rsidRDefault="001B572A">
                  <w:pPr>
                    <w:spacing w:after="0" w:line="240" w:lineRule="auto"/>
                    <w:rPr>
                      <w:ins w:id="389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9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9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syll_course_requirements_36</w:t>
                  </w:r>
                  <w:del w:id="39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9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1FA6D068" w14:textId="0FEB33D9" w:rsidR="00636B12" w:rsidRDefault="001B572A">
                  <w:pPr>
                    <w:spacing w:after="0" w:line="240" w:lineRule="auto"/>
                    <w:rPr>
                      <w:ins w:id="394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39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39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syll_course_requirements_37</w:t>
                  </w:r>
                  <w:del w:id="39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39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1E392B12" w14:textId="4D30C00E" w:rsidR="00636B12" w:rsidRDefault="001B572A">
                  <w:pPr>
                    <w:spacing w:after="0" w:line="240" w:lineRule="auto"/>
                    <w:rPr>
                      <w:ins w:id="399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40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40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syll_course_requirements_38</w:t>
                  </w:r>
                  <w:del w:id="40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40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520E8AD2" w14:textId="6244CA13" w:rsidR="00636B12" w:rsidRDefault="001B572A">
                  <w:pPr>
                    <w:spacing w:after="0" w:line="240" w:lineRule="auto"/>
                    <w:rPr>
                      <w:ins w:id="404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40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40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syll_course_requirements_39</w:t>
                  </w:r>
                  <w:del w:id="40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40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44BE4FBB" w14:textId="040937D0" w:rsidR="00636B12" w:rsidRDefault="001B572A">
                  <w:pPr>
                    <w:spacing w:after="0" w:line="240" w:lineRule="auto"/>
                    <w:rPr>
                      <w:ins w:id="409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41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41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syll_course_requirements_40</w:t>
                  </w:r>
                  <w:del w:id="41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41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2A4D52C8" w14:textId="70AED22B" w:rsidR="00636B12" w:rsidRDefault="001B572A">
                  <w:pPr>
                    <w:spacing w:after="0" w:line="240" w:lineRule="auto"/>
                    <w:rPr>
                      <w:ins w:id="414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41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41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syll_course_requirements_41</w:t>
                  </w:r>
                  <w:del w:id="41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41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0F8B4C3A" w14:textId="7DC1B0E1" w:rsidR="00636B12" w:rsidRDefault="001B572A">
                  <w:pPr>
                    <w:spacing w:after="0" w:line="240" w:lineRule="auto"/>
                    <w:rPr>
                      <w:ins w:id="419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42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42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syll_course_requirements_42</w:t>
                  </w:r>
                  <w:del w:id="42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42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4F075EBC" w14:textId="0AABB249" w:rsidR="00636B12" w:rsidRDefault="001B572A">
                  <w:pPr>
                    <w:spacing w:after="0" w:line="240" w:lineRule="auto"/>
                    <w:rPr>
                      <w:ins w:id="424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42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42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syll_course_requirements_43</w:t>
                  </w:r>
                  <w:del w:id="42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42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0734A935" w14:textId="77E34873" w:rsidR="00636B12" w:rsidRDefault="001B572A">
                  <w:pPr>
                    <w:spacing w:after="0" w:line="240" w:lineRule="auto"/>
                    <w:rPr>
                      <w:ins w:id="429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43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43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syll_course_requirements_44</w:t>
                  </w:r>
                  <w:del w:id="43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43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722442E2" w14:textId="655F4AE0" w:rsidR="00636B12" w:rsidRDefault="001B572A">
                  <w:pPr>
                    <w:spacing w:after="0" w:line="240" w:lineRule="auto"/>
                    <w:rPr>
                      <w:ins w:id="434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43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43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syll_course_requirements_45</w:t>
                  </w:r>
                  <w:del w:id="43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43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3BF29E32" w14:textId="13C8712F" w:rsidR="00636B12" w:rsidRDefault="001B572A">
                  <w:pPr>
                    <w:spacing w:after="0" w:line="240" w:lineRule="auto"/>
                    <w:rPr>
                      <w:ins w:id="439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44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44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syll_course_requirements_46</w:t>
                  </w:r>
                  <w:del w:id="44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44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423282C3" w14:textId="0BAACA94" w:rsidR="00636B12" w:rsidRDefault="001B572A">
                  <w:pPr>
                    <w:spacing w:after="0" w:line="240" w:lineRule="auto"/>
                    <w:rPr>
                      <w:ins w:id="444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44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44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syll_course_requirements_47</w:t>
                  </w:r>
                  <w:del w:id="44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44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3F6A1528" w14:textId="322A5394" w:rsidR="00636B12" w:rsidRDefault="001B572A">
                  <w:pPr>
                    <w:spacing w:after="0" w:line="240" w:lineRule="auto"/>
                    <w:rPr>
                      <w:ins w:id="449" w:author="juan valdevieso" w:date="2025-07-25T22:57:00Z" w16du:dateUtc="2025-07-25T14:57:00Z"/>
                      <w:rFonts w:ascii="Times New Roman" w:hAnsi="Times New Roman" w:cs="Times New Roman"/>
                      <w:bCs/>
                    </w:rPr>
                  </w:pPr>
                  <w:del w:id="45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lastRenderedPageBreak/>
                      <w:delText>${</w:delText>
                    </w:r>
                  </w:del>
                  <w:ins w:id="45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syll_course_requirements_48</w:t>
                  </w:r>
                  <w:del w:id="45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45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098E63F9" w14:textId="1CD51701" w:rsidR="00636B12" w:rsidRDefault="001B572A">
                  <w:pPr>
                    <w:spacing w:after="0" w:line="240" w:lineRule="auto"/>
                    <w:rPr>
                      <w:ins w:id="454" w:author="juan valdevieso" w:date="2025-07-25T22:58:00Z" w16du:dateUtc="2025-07-25T14:58:00Z"/>
                      <w:rFonts w:ascii="Times New Roman" w:hAnsi="Times New Roman" w:cs="Times New Roman"/>
                      <w:bCs/>
                    </w:rPr>
                  </w:pPr>
                  <w:del w:id="455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456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syll_course_requirements_49</w:t>
                  </w:r>
                  <w:del w:id="457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458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  <w:p w14:paraId="7C74FB0B" w14:textId="35E04AB8" w:rsidR="00636B12" w:rsidRDefault="001B572A">
                  <w:pPr>
                    <w:spacing w:after="0" w:line="240" w:lineRule="auto"/>
                    <w:rPr>
                      <w:ins w:id="459" w:author="juan valdevieso" w:date="2025-07-25T22:58:00Z" w16du:dateUtc="2025-07-25T14:58:00Z"/>
                      <w:rFonts w:ascii="Times New Roman" w:hAnsi="Times New Roman" w:cs="Times New Roman"/>
                      <w:bCs/>
                    </w:rPr>
                  </w:pPr>
                  <w:del w:id="460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${</w:delText>
                    </w:r>
                  </w:del>
                  <w:ins w:id="461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r w:rsidRPr="0028354C">
                    <w:rPr>
                      <w:rFonts w:ascii="Times New Roman" w:hAnsi="Times New Roman" w:cs="Times New Roman"/>
                      <w:bCs/>
                    </w:rPr>
                    <w:t>syll_course_requirements_50</w:t>
                  </w:r>
                  <w:del w:id="462" w:author="juan valdevieso" w:date="2025-09-29T22:47:00Z" w16du:dateUtc="2025-09-29T14:47:00Z">
                    <w:r w:rsidRPr="0028354C" w:rsidDel="00D51F1F">
                      <w:rPr>
                        <w:rFonts w:ascii="Times New Roman" w:hAnsi="Times New Roman" w:cs="Times New Roman"/>
                        <w:bCs/>
                      </w:rPr>
                      <w:delText>}</w:delText>
                    </w:r>
                  </w:del>
                  <w:ins w:id="463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  <w:ins w:id="464" w:author="Microsoft account" w:date="2025-07-24T22:35:00Z">
                    <w:r w:rsidR="00D71D29">
                      <w:rPr>
                        <w:rFonts w:ascii="Times New Roman" w:hAnsi="Times New Roman" w:cs="Times New Roman"/>
                        <w:bCs/>
                      </w:rPr>
                      <w:t xml:space="preserve"> </w:t>
                    </w:r>
                  </w:ins>
                </w:p>
                <w:p w14:paraId="69717585" w14:textId="789F4803" w:rsidR="00334C22" w:rsidDel="00B27A16" w:rsidRDefault="00D71D29">
                  <w:pPr>
                    <w:spacing w:after="0" w:line="240" w:lineRule="auto"/>
                    <w:rPr>
                      <w:ins w:id="465" w:author="Microsoft account" w:date="2025-07-24T22:35:00Z"/>
                      <w:del w:id="466" w:author="juan valdevieso" w:date="2025-07-25T23:05:00Z" w16du:dateUtc="2025-07-25T15:05:00Z"/>
                      <w:rFonts w:ascii="Times New Roman" w:hAnsi="Times New Roman" w:cs="Times New Roman"/>
                      <w:bCs/>
                    </w:rPr>
                  </w:pPr>
                  <w:ins w:id="467" w:author="Microsoft account" w:date="2025-07-24T22:35:00Z">
                    <w:del w:id="468" w:author="juan valdevieso" w:date="2025-09-29T22:47:00Z" w16du:dateUtc="2025-09-29T14:47:00Z">
                      <w:r w:rsidRPr="0028354C" w:rsidDel="00D51F1F">
                        <w:rPr>
                          <w:rFonts w:ascii="Times New Roman" w:hAnsi="Times New Roman" w:cs="Times New Roman"/>
                          <w:bCs/>
                        </w:rPr>
                        <w:delText>${</w:delText>
                      </w:r>
                    </w:del>
                  </w:ins>
                  <w:ins w:id="469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{{</w:t>
                    </w:r>
                  </w:ins>
                  <w:ins w:id="470" w:author="Microsoft account" w:date="2025-07-24T22:35:00Z">
                    <w:r w:rsidRPr="0028354C">
                      <w:rPr>
                        <w:rFonts w:ascii="Times New Roman" w:hAnsi="Times New Roman" w:cs="Times New Roman"/>
                        <w:bCs/>
                      </w:rPr>
                      <w:t>syll_course_requirements_5</w:t>
                    </w:r>
                  </w:ins>
                  <w:ins w:id="471" w:author="Microsoft account" w:date="2025-07-24T22:36:00Z">
                    <w:r>
                      <w:rPr>
                        <w:rFonts w:ascii="Times New Roman" w:hAnsi="Times New Roman" w:cs="Times New Roman"/>
                        <w:bCs/>
                      </w:rPr>
                      <w:t>1</w:t>
                    </w:r>
                  </w:ins>
                  <w:ins w:id="472" w:author="Microsoft account" w:date="2025-07-24T22:35:00Z">
                    <w:del w:id="473" w:author="juan valdevieso" w:date="2025-09-29T22:47:00Z" w16du:dateUtc="2025-09-29T14:47:00Z">
                      <w:r w:rsidRPr="0028354C" w:rsidDel="00D51F1F">
                        <w:rPr>
                          <w:rFonts w:ascii="Times New Roman" w:hAnsi="Times New Roman" w:cs="Times New Roman"/>
                          <w:bCs/>
                        </w:rPr>
                        <w:delText>}</w:delText>
                      </w:r>
                    </w:del>
                  </w:ins>
                  <w:ins w:id="474" w:author="juan valdevieso" w:date="2025-09-29T22:47:00Z" w16du:dateUtc="2025-09-29T14:47:00Z">
                    <w:r w:rsidR="00D51F1F">
                      <w:rPr>
                        <w:rFonts w:ascii="Times New Roman" w:hAnsi="Times New Roman" w:cs="Times New Roman"/>
                        <w:bCs/>
                      </w:rPr>
                      <w:t>}}</w:t>
                    </w:r>
                  </w:ins>
                </w:p>
                <w:p w14:paraId="2BA1F29F" w14:textId="0024997D" w:rsidR="00D71D29" w:rsidRPr="0028354C" w:rsidRDefault="00D71D2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</w:tbl>
          <w:p w14:paraId="4507ADE2" w14:textId="77777777" w:rsidR="00334C22" w:rsidRPr="0028354C" w:rsidRDefault="00334C22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</w:p>
          <w:tbl>
            <w:tblPr>
              <w:tblStyle w:val="TableGrid"/>
              <w:tblW w:w="115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46"/>
              <w:gridCol w:w="583"/>
              <w:gridCol w:w="2763"/>
              <w:gridCol w:w="1062"/>
              <w:gridCol w:w="2284"/>
              <w:gridCol w:w="1546"/>
            </w:tblGrid>
            <w:tr w:rsidR="00334C22" w:rsidRPr="0028354C" w14:paraId="2280475B" w14:textId="77777777" w:rsidTr="00217427">
              <w:trPr>
                <w:trHeight w:val="90"/>
              </w:trPr>
              <w:tc>
                <w:tcPr>
                  <w:tcW w:w="3929" w:type="dxa"/>
                  <w:gridSpan w:val="2"/>
                </w:tcPr>
                <w:tbl>
                  <w:tblPr>
                    <w:tblStyle w:val="TableGrid"/>
                    <w:tblW w:w="3700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700"/>
                    <w:tblGridChange w:id="475">
                      <w:tblGrid>
                        <w:gridCol w:w="3700"/>
                      </w:tblGrid>
                    </w:tblGridChange>
                  </w:tblGrid>
                  <w:tr w:rsidR="00334C22" w:rsidRPr="0028354C" w14:paraId="3A1D9647" w14:textId="77777777" w:rsidTr="00147162">
                    <w:trPr>
                      <w:trHeight w:val="325"/>
                    </w:trPr>
                    <w:tc>
                      <w:tcPr>
                        <w:tcW w:w="3700" w:type="dxa"/>
                      </w:tcPr>
                      <w:p w14:paraId="52A6810E" w14:textId="77777777" w:rsidR="00334C22" w:rsidRDefault="001B572A">
                        <w:pPr>
                          <w:spacing w:after="0" w:line="240" w:lineRule="auto"/>
                          <w:rPr>
                            <w:ins w:id="476" w:author="Microsoft account" w:date="2025-07-20T23:17:00Z"/>
                            <w:rFonts w:ascii="Times New Roman" w:hAnsi="Times New Roman" w:cs="Times New Roman"/>
                            <w:b/>
                            <w:szCs w:val="18"/>
                            <w:lang w:val="en-US"/>
                          </w:rPr>
                        </w:pPr>
                        <w:r w:rsidRPr="0028354C">
                          <w:rPr>
                            <w:rFonts w:ascii="Times New Roman" w:hAnsi="Times New Roman" w:cs="Times New Roman"/>
                            <w:b/>
                            <w:szCs w:val="18"/>
                            <w:lang w:val="en-US"/>
                          </w:rPr>
                          <w:t>Prepared by:</w:t>
                        </w:r>
                      </w:p>
                      <w:p w14:paraId="58B1DAA3" w14:textId="77777777" w:rsidR="00BA44A5" w:rsidRPr="0028354C" w:rsidRDefault="00BA44A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Cs w:val="18"/>
                            <w:lang w:val="en-US"/>
                          </w:rPr>
                        </w:pPr>
                      </w:p>
                    </w:tc>
                  </w:tr>
                  <w:tr w:rsidR="00334C22" w:rsidRPr="0028354C" w:rsidDel="002428B0" w14:paraId="500F4039" w14:textId="77777777" w:rsidTr="005C0EA5">
                    <w:tblPrEx>
                      <w:tblW w:w="3700" w:type="dxa"/>
                      <w:tblInd w:w="5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PrExChange w:id="477" w:author="Microsoft account" w:date="2025-07-20T23:09:00Z">
                        <w:tblPrEx>
                          <w:tblW w:w="3700" w:type="dxa"/>
                          <w:tblInd w:w="5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</w:tblPrEx>
                      </w:tblPrExChange>
                    </w:tblPrEx>
                    <w:trPr>
                      <w:trHeight w:val="325"/>
                      <w:del w:id="478" w:author="Microsoft account" w:date="2025-07-20T23:11:00Z"/>
                      <w:trPrChange w:id="479" w:author="Microsoft account" w:date="2025-07-20T23:09:00Z">
                        <w:trPr>
                          <w:trHeight w:val="325"/>
                        </w:trPr>
                      </w:trPrChange>
                    </w:trPr>
                    <w:tc>
                      <w:tcPr>
                        <w:tcW w:w="3700" w:type="dxa"/>
                        <w:tcPrChange w:id="480" w:author="Microsoft account" w:date="2025-07-20T23:09:00Z">
                          <w:tcPr>
                            <w:tcW w:w="3700" w:type="dxa"/>
                            <w:vAlign w:val="center"/>
                          </w:tcPr>
                        </w:tcPrChange>
                      </w:tcPr>
                      <w:p w14:paraId="1C1AED53" w14:textId="77777777" w:rsidR="00334C22" w:rsidRPr="006B313C" w:rsidDel="002428B0" w:rsidRDefault="00AD29FA">
                        <w:pPr>
                          <w:tabs>
                            <w:tab w:val="center" w:pos="1742"/>
                          </w:tabs>
                          <w:spacing w:after="0" w:line="240" w:lineRule="auto"/>
                          <w:rPr>
                            <w:del w:id="481" w:author="Microsoft account" w:date="2025-07-20T23:11:00Z"/>
                            <w:rFonts w:ascii="Times New Roman" w:hAnsi="Times New Roman" w:cs="Times New Roman"/>
                            <w:szCs w:val="18"/>
                            <w:lang w:val="en-US"/>
                            <w:rPrChange w:id="482" w:author="Microsoft account" w:date="2025-07-20T22:51:00Z">
                              <w:rPr>
                                <w:del w:id="483" w:author="Microsoft account" w:date="2025-07-20T23:11:00Z"/>
                                <w:rFonts w:ascii="Times New Roman" w:hAnsi="Times New Roman" w:cs="Times New Roman"/>
                                <w:b/>
                                <w:szCs w:val="18"/>
                                <w:lang w:val="en-US"/>
                              </w:rPr>
                            </w:rPrChange>
                          </w:rPr>
                          <w:pPrChange w:id="484" w:author="Microsoft account" w:date="2025-07-20T23:11:00Z">
                            <w:pPr>
                              <w:spacing w:after="0" w:line="240" w:lineRule="auto"/>
                            </w:pPr>
                          </w:pPrChange>
                        </w:pPr>
                        <w:del w:id="485" w:author="Microsoft account" w:date="2025-07-20T23:11:00Z">
                          <w:r w:rsidDel="002428B0">
                            <w:rPr>
                              <w:rFonts w:ascii="Times New Roman" w:hAnsi="Times New Roman" w:cs="Times New Roman"/>
                              <w:b/>
                              <w:szCs w:val="18"/>
                              <w:lang w:val="en-US"/>
                            </w:rPr>
                            <w:delText xml:space="preserve">     </w:delText>
                          </w:r>
                        </w:del>
                      </w:p>
                    </w:tc>
                  </w:tr>
                  <w:tr w:rsidR="00334C22" w:rsidRPr="0028354C" w14:paraId="70D93C8D" w14:textId="77777777" w:rsidTr="00147162">
                    <w:trPr>
                      <w:trHeight w:val="574"/>
                    </w:trPr>
                    <w:tc>
                      <w:tcPr>
                        <w:tcW w:w="3700" w:type="dxa"/>
                        <w:vAlign w:val="center"/>
                      </w:tcPr>
                      <w:p w14:paraId="741FB7F3" w14:textId="0F7A7AD9" w:rsidR="00334C22" w:rsidRPr="0028354C" w:rsidRDefault="002428B0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Cs/>
                            <w:szCs w:val="18"/>
                            <w:u w:val="single"/>
                            <w:lang w:val="en-US"/>
                          </w:rPr>
                        </w:pPr>
                        <w:ins w:id="486" w:author="Microsoft account" w:date="2025-07-20T23:11:00Z">
                          <w:del w:id="487" w:author="juan valdevieso" w:date="2025-09-29T22:47:00Z" w16du:dateUtc="2025-09-29T14:47:00Z">
                            <w:r w:rsidRPr="00CD56DC" w:rsidDel="00D51F1F">
                              <w:rPr>
                                <w:rFonts w:ascii="Times New Roman" w:hAnsi="Times New Roman" w:cs="Times New Roman"/>
                                <w:szCs w:val="18"/>
                                <w:lang w:val="en-US"/>
                              </w:rPr>
                              <w:delText>${</w:delText>
                            </w:r>
                          </w:del>
                        </w:ins>
                        <w:ins w:id="488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Cs w:val="18"/>
                              <w:lang w:val="en-US"/>
                            </w:rPr>
                            <w:t>{{</w:t>
                          </w:r>
                        </w:ins>
                        <w:proofErr w:type="spellStart"/>
                        <w:ins w:id="489" w:author="Microsoft account" w:date="2025-07-20T23:11:00Z">
                          <w:r w:rsidRPr="00CD56DC">
                            <w:rPr>
                              <w:rFonts w:ascii="Times New Roman" w:hAnsi="Times New Roman" w:cs="Times New Roman"/>
                              <w:szCs w:val="18"/>
                              <w:lang w:val="en-US"/>
                            </w:rPr>
                            <w:t>ins_signature</w:t>
                          </w:r>
                          <w:proofErr w:type="spellEnd"/>
                          <w:del w:id="490" w:author="juan valdevieso" w:date="2025-09-29T22:47:00Z" w16du:dateUtc="2025-09-29T14:47:00Z">
                            <w:r w:rsidRPr="00CD56DC" w:rsidDel="00D51F1F">
                              <w:rPr>
                                <w:rFonts w:ascii="Times New Roman" w:hAnsi="Times New Roman" w:cs="Times New Roman"/>
                                <w:szCs w:val="18"/>
                                <w:lang w:val="en-US"/>
                              </w:rPr>
                              <w:delText>}</w:delText>
                            </w:r>
                          </w:del>
                        </w:ins>
                        <w:ins w:id="491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Cs w:val="18"/>
                              <w:lang w:val="en-US"/>
                            </w:rPr>
                            <w:t>}}</w:t>
                          </w:r>
                        </w:ins>
                        <w:ins w:id="492" w:author="Microsoft account" w:date="2025-07-20T23:11:00Z">
                          <w:r>
                            <w:rPr>
                              <w:rFonts w:ascii="Times New Roman" w:hAnsi="Times New Roman" w:cs="Times New Roman"/>
                              <w:bCs/>
                              <w:szCs w:val="18"/>
                              <w:u w:val="single"/>
                              <w:lang w:val="en-US"/>
                            </w:rPr>
                            <w:br/>
                          </w:r>
                        </w:ins>
                        <w:del w:id="493" w:author="juan valdevieso" w:date="2025-09-29T22:47:00Z" w16du:dateUtc="2025-09-29T14:47:00Z">
                          <w:r w:rsidR="001B572A" w:rsidRPr="0028354C" w:rsidDel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  <w:u w:val="single"/>
                              <w:lang w:val="en-US"/>
                            </w:rPr>
                            <w:delText>${</w:delText>
                          </w:r>
                        </w:del>
                        <w:ins w:id="494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  <w:u w:val="single"/>
                              <w:lang w:val="en-US"/>
                            </w:rPr>
                            <w:t>{{</w:t>
                          </w:r>
                        </w:ins>
                        <w:proofErr w:type="spellStart"/>
                        <w:r w:rsidR="001B572A" w:rsidRPr="0028354C">
                          <w:rPr>
                            <w:rFonts w:ascii="Times New Roman" w:hAnsi="Times New Roman" w:cs="Times New Roman"/>
                            <w:bCs/>
                            <w:szCs w:val="18"/>
                            <w:u w:val="single"/>
                            <w:lang w:val="en-US"/>
                          </w:rPr>
                          <w:t>ins_firstname</w:t>
                        </w:r>
                        <w:proofErr w:type="spellEnd"/>
                        <w:del w:id="495" w:author="juan valdevieso" w:date="2025-09-29T22:47:00Z" w16du:dateUtc="2025-09-29T14:47:00Z">
                          <w:r w:rsidR="001B572A" w:rsidRPr="0028354C" w:rsidDel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  <w:u w:val="single"/>
                              <w:lang w:val="en-US"/>
                            </w:rPr>
                            <w:delText>}</w:delText>
                          </w:r>
                        </w:del>
                        <w:ins w:id="496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  <w:u w:val="single"/>
                              <w:lang w:val="en-US"/>
                            </w:rPr>
                            <w:t>}}</w:t>
                          </w:r>
                        </w:ins>
                        <w:r w:rsidR="001B572A" w:rsidRPr="0028354C">
                          <w:rPr>
                            <w:rFonts w:ascii="Times New Roman" w:hAnsi="Times New Roman" w:cs="Times New Roman"/>
                            <w:bCs/>
                            <w:szCs w:val="18"/>
                            <w:u w:val="single"/>
                            <w:lang w:val="en-US"/>
                          </w:rPr>
                          <w:t xml:space="preserve"> </w:t>
                        </w:r>
                        <w:del w:id="497" w:author="juan valdevieso" w:date="2025-09-29T22:47:00Z" w16du:dateUtc="2025-09-29T14:47:00Z">
                          <w:r w:rsidR="001B572A" w:rsidRPr="0028354C" w:rsidDel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  <w:u w:val="single"/>
                              <w:lang w:val="en-US"/>
                            </w:rPr>
                            <w:delText>${</w:delText>
                          </w:r>
                        </w:del>
                        <w:ins w:id="498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  <w:u w:val="single"/>
                              <w:lang w:val="en-US"/>
                            </w:rPr>
                            <w:t>{{</w:t>
                          </w:r>
                        </w:ins>
                        <w:proofErr w:type="spellStart"/>
                        <w:r w:rsidR="001B572A" w:rsidRPr="0028354C">
                          <w:rPr>
                            <w:rFonts w:ascii="Times New Roman" w:hAnsi="Times New Roman" w:cs="Times New Roman"/>
                            <w:bCs/>
                            <w:szCs w:val="18"/>
                            <w:u w:val="single"/>
                            <w:lang w:val="en-US"/>
                          </w:rPr>
                          <w:t>ins_lastname</w:t>
                        </w:r>
                        <w:proofErr w:type="spellEnd"/>
                        <w:del w:id="499" w:author="juan valdevieso" w:date="2025-09-29T22:47:00Z" w16du:dateUtc="2025-09-29T14:47:00Z">
                          <w:r w:rsidR="001B572A" w:rsidRPr="0028354C" w:rsidDel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  <w:u w:val="single"/>
                              <w:lang w:val="en-US"/>
                            </w:rPr>
                            <w:delText>}</w:delText>
                          </w:r>
                        </w:del>
                        <w:ins w:id="500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  <w:u w:val="single"/>
                              <w:lang w:val="en-US"/>
                            </w:rPr>
                            <w:t>}}</w:t>
                          </w:r>
                        </w:ins>
                      </w:p>
                      <w:p w14:paraId="7FE0DF08" w14:textId="77777777" w:rsidR="00334C22" w:rsidRPr="0028354C" w:rsidRDefault="001B572A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Cs w:val="18"/>
                            <w:lang w:val="en-US"/>
                          </w:rPr>
                        </w:pPr>
                        <w:r w:rsidRPr="0028354C">
                          <w:rPr>
                            <w:rFonts w:ascii="Times New Roman" w:hAnsi="Times New Roman" w:cs="Times New Roman"/>
                            <w:bCs/>
                            <w:szCs w:val="18"/>
                            <w:lang w:val="en-US"/>
                          </w:rPr>
                          <w:t>Instructor</w:t>
                        </w:r>
                      </w:p>
                    </w:tc>
                  </w:tr>
                  <w:tr w:rsidR="00334C22" w:rsidRPr="0028354C" w14:paraId="43E12767" w14:textId="77777777" w:rsidTr="00147162">
                    <w:trPr>
                      <w:trHeight w:val="349"/>
                    </w:trPr>
                    <w:tc>
                      <w:tcPr>
                        <w:tcW w:w="3700" w:type="dxa"/>
                      </w:tcPr>
                      <w:p w14:paraId="58F4D6CC" w14:textId="77777777" w:rsidR="00334C22" w:rsidRPr="0028354C" w:rsidRDefault="00334C2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Cs w:val="18"/>
                          </w:rPr>
                        </w:pPr>
                      </w:p>
                    </w:tc>
                  </w:tr>
                </w:tbl>
                <w:p w14:paraId="2FB16559" w14:textId="77777777" w:rsidR="00334C22" w:rsidRPr="0028354C" w:rsidRDefault="00334C22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Cs w:val="18"/>
                    </w:rPr>
                  </w:pPr>
                </w:p>
              </w:tc>
              <w:tc>
                <w:tcPr>
                  <w:tcW w:w="3825" w:type="dxa"/>
                  <w:gridSpan w:val="2"/>
                </w:tcPr>
                <w:tbl>
                  <w:tblPr>
                    <w:tblStyle w:val="TableGrid"/>
                    <w:tblW w:w="3620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20"/>
                  </w:tblGrid>
                  <w:tr w:rsidR="00334C22" w:rsidRPr="0028354C" w14:paraId="197F3E74" w14:textId="77777777" w:rsidTr="00147162">
                    <w:trPr>
                      <w:trHeight w:val="325"/>
                    </w:trPr>
                    <w:tc>
                      <w:tcPr>
                        <w:tcW w:w="3620" w:type="dxa"/>
                      </w:tcPr>
                      <w:p w14:paraId="4389D362" w14:textId="77777777" w:rsidR="00BA44A5" w:rsidRPr="0028354C" w:rsidRDefault="001B572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Cs w:val="18"/>
                          </w:rPr>
                        </w:pPr>
                        <w:r w:rsidRPr="0028354C">
                          <w:rPr>
                            <w:rFonts w:ascii="Times New Roman" w:hAnsi="Times New Roman" w:cs="Times New Roman"/>
                            <w:b/>
                            <w:szCs w:val="18"/>
                          </w:rPr>
                          <w:t>Recommending Approval:</w:t>
                        </w:r>
                        <w:ins w:id="501" w:author="Microsoft account" w:date="2025-07-20T23:18:00Z">
                          <w:r w:rsidR="00BA44A5">
                            <w:rPr>
                              <w:rFonts w:ascii="Times New Roman" w:hAnsi="Times New Roman" w:cs="Times New Roman"/>
                              <w:b/>
                              <w:szCs w:val="18"/>
                            </w:rPr>
                            <w:br/>
                          </w:r>
                        </w:ins>
                      </w:p>
                    </w:tc>
                  </w:tr>
                  <w:tr w:rsidR="00334C22" w:rsidRPr="0028354C" w:rsidDel="002428B0" w14:paraId="28335C27" w14:textId="77777777" w:rsidTr="00147162">
                    <w:trPr>
                      <w:trHeight w:val="325"/>
                      <w:del w:id="502" w:author="Microsoft account" w:date="2025-07-20T23:12:00Z"/>
                    </w:trPr>
                    <w:tc>
                      <w:tcPr>
                        <w:tcW w:w="3620" w:type="dxa"/>
                      </w:tcPr>
                      <w:p w14:paraId="418BB88A" w14:textId="77777777" w:rsidR="00334C22" w:rsidRPr="0028354C" w:rsidDel="002428B0" w:rsidRDefault="00334C22">
                        <w:pPr>
                          <w:tabs>
                            <w:tab w:val="left" w:pos="1068"/>
                            <w:tab w:val="center" w:pos="1702"/>
                          </w:tabs>
                          <w:spacing w:after="0" w:line="240" w:lineRule="auto"/>
                          <w:rPr>
                            <w:del w:id="503" w:author="Microsoft account" w:date="2025-07-20T23:12:00Z"/>
                            <w:rFonts w:ascii="Times New Roman" w:hAnsi="Times New Roman" w:cs="Times New Roman"/>
                            <w:b/>
                            <w:szCs w:val="18"/>
                          </w:rPr>
                          <w:pPrChange w:id="504" w:author="Microsoft account" w:date="2025-07-20T23:12:00Z">
                            <w:pPr>
                              <w:spacing w:after="0" w:line="240" w:lineRule="auto"/>
                            </w:pPr>
                          </w:pPrChange>
                        </w:pPr>
                      </w:p>
                    </w:tc>
                  </w:tr>
                  <w:tr w:rsidR="00334C22" w:rsidRPr="0028354C" w14:paraId="53C5A3F4" w14:textId="77777777" w:rsidTr="00147162">
                    <w:trPr>
                      <w:trHeight w:val="325"/>
                    </w:trPr>
                    <w:tc>
                      <w:tcPr>
                        <w:tcW w:w="3620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55630BB9" w14:textId="48515E8C" w:rsidR="00334C22" w:rsidRPr="0028354C" w:rsidRDefault="002428B0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Cs/>
                            <w:szCs w:val="18"/>
                          </w:rPr>
                        </w:pPr>
                        <w:ins w:id="505" w:author="Microsoft account" w:date="2025-07-20T23:12:00Z">
                          <w:del w:id="506" w:author="juan valdevieso" w:date="2025-09-29T22:47:00Z" w16du:dateUtc="2025-09-29T14:47:00Z">
                            <w:r w:rsidRPr="008A6926" w:rsidDel="00D51F1F">
                              <w:rPr>
                                <w:rFonts w:ascii="Times New Roman" w:hAnsi="Times New Roman" w:cs="Times New Roman"/>
                                <w:szCs w:val="18"/>
                                <w:lang w:val="en-US"/>
                              </w:rPr>
                              <w:delText>${</w:delText>
                            </w:r>
                          </w:del>
                        </w:ins>
                        <w:ins w:id="507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Cs w:val="18"/>
                              <w:lang w:val="en-US"/>
                            </w:rPr>
                            <w:t>{{</w:t>
                          </w:r>
                        </w:ins>
                        <w:proofErr w:type="spellStart"/>
                        <w:ins w:id="508" w:author="Microsoft account" w:date="2025-07-20T23:12:00Z">
                          <w:r>
                            <w:rPr>
                              <w:rFonts w:ascii="Times New Roman" w:hAnsi="Times New Roman" w:cs="Times New Roman"/>
                              <w:szCs w:val="18"/>
                              <w:lang w:val="en-US"/>
                            </w:rPr>
                            <w:t>syll_chair</w:t>
                          </w:r>
                          <w:r w:rsidRPr="008A6926">
                            <w:rPr>
                              <w:rFonts w:ascii="Times New Roman" w:hAnsi="Times New Roman" w:cs="Times New Roman"/>
                              <w:szCs w:val="18"/>
                              <w:lang w:val="en-US"/>
                            </w:rPr>
                            <w:t>_signature</w:t>
                          </w:r>
                          <w:proofErr w:type="spellEnd"/>
                          <w:del w:id="509" w:author="juan valdevieso" w:date="2025-09-29T22:47:00Z" w16du:dateUtc="2025-09-29T14:47:00Z">
                            <w:r w:rsidDel="00D51F1F">
                              <w:rPr>
                                <w:rFonts w:ascii="Times New Roman" w:hAnsi="Times New Roman" w:cs="Times New Roman"/>
                                <w:szCs w:val="18"/>
                                <w:lang w:val="en-US"/>
                              </w:rPr>
                              <w:delText>}</w:delText>
                            </w:r>
                          </w:del>
                        </w:ins>
                        <w:ins w:id="510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szCs w:val="18"/>
                              <w:lang w:val="en-US"/>
                            </w:rPr>
                            <w:t>}}</w:t>
                          </w:r>
                        </w:ins>
                        <w:ins w:id="511" w:author="Microsoft account" w:date="2025-07-20T23:12:00Z">
                          <w:r>
                            <w:rPr>
                              <w:rFonts w:ascii="Times New Roman" w:hAnsi="Times New Roman" w:cs="Times New Roman"/>
                              <w:bCs/>
                              <w:szCs w:val="18"/>
                            </w:rPr>
                            <w:br/>
                          </w:r>
                        </w:ins>
                        <w:del w:id="512" w:author="juan valdevieso" w:date="2025-09-29T22:47:00Z" w16du:dateUtc="2025-09-29T14:47:00Z">
                          <w:r w:rsidR="001B572A" w:rsidRPr="0028354C" w:rsidDel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</w:rPr>
                            <w:delText>${</w:delText>
                          </w:r>
                        </w:del>
                        <w:ins w:id="513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="001B572A" w:rsidRPr="0028354C">
                          <w:rPr>
                            <w:rFonts w:ascii="Times New Roman" w:hAnsi="Times New Roman" w:cs="Times New Roman"/>
                            <w:bCs/>
                            <w:szCs w:val="18"/>
                          </w:rPr>
                          <w:t>syll_chair</w:t>
                        </w:r>
                        <w:proofErr w:type="spellEnd"/>
                        <w:del w:id="514" w:author="juan valdevieso" w:date="2025-09-29T22:47:00Z" w16du:dateUtc="2025-09-29T14:47:00Z">
                          <w:r w:rsidR="001B572A" w:rsidRPr="0028354C" w:rsidDel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</w:rPr>
                            <w:delText>}</w:delText>
                          </w:r>
                        </w:del>
                        <w:ins w:id="515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</w:rPr>
                            <w:t>}}</w:t>
                          </w:r>
                        </w:ins>
                      </w:p>
                    </w:tc>
                  </w:tr>
                  <w:tr w:rsidR="00334C22" w:rsidRPr="0028354C" w14:paraId="1F77F02B" w14:textId="77777777" w:rsidTr="00147162">
                    <w:trPr>
                      <w:trHeight w:val="338"/>
                    </w:trPr>
                    <w:tc>
                      <w:tcPr>
                        <w:tcW w:w="3620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602FA91F" w14:textId="77777777" w:rsidR="00334C22" w:rsidRPr="0028354C" w:rsidRDefault="006B313C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Cs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Cs/>
                            <w:szCs w:val="18"/>
                            <w:lang w:val="en-US"/>
                          </w:rPr>
                          <w:t>Department Chair</w:t>
                        </w:r>
                      </w:p>
                    </w:tc>
                  </w:tr>
                  <w:tr w:rsidR="00334C22" w:rsidRPr="0028354C" w14:paraId="1A0C6FB0" w14:textId="77777777" w:rsidTr="00147162">
                    <w:trPr>
                      <w:trHeight w:val="349"/>
                    </w:trPr>
                    <w:tc>
                      <w:tcPr>
                        <w:tcW w:w="3620" w:type="dxa"/>
                        <w:vAlign w:val="center"/>
                      </w:tcPr>
                      <w:p w14:paraId="5745564B" w14:textId="77777777" w:rsidR="00334C22" w:rsidRPr="0028354C" w:rsidRDefault="00334C2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Cs/>
                            <w:szCs w:val="18"/>
                            <w:lang w:val="en-US"/>
                          </w:rPr>
                        </w:pPr>
                      </w:p>
                    </w:tc>
                  </w:tr>
                  <w:tr w:rsidR="00334C22" w:rsidRPr="0028354C" w14:paraId="39637055" w14:textId="77777777" w:rsidTr="00147162">
                    <w:trPr>
                      <w:trHeight w:val="349"/>
                    </w:trPr>
                    <w:tc>
                      <w:tcPr>
                        <w:tcW w:w="3620" w:type="dxa"/>
                        <w:vAlign w:val="center"/>
                      </w:tcPr>
                      <w:p w14:paraId="6A2570C0" w14:textId="77777777" w:rsidR="00334C22" w:rsidRPr="0028354C" w:rsidRDefault="00334C2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Cs/>
                            <w:szCs w:val="18"/>
                            <w:lang w:val="en-US"/>
                          </w:rPr>
                        </w:pPr>
                      </w:p>
                    </w:tc>
                  </w:tr>
                </w:tbl>
                <w:p w14:paraId="36D94D03" w14:textId="77777777" w:rsidR="00334C22" w:rsidRPr="0028354C" w:rsidRDefault="00334C22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Cs w:val="18"/>
                    </w:rPr>
                  </w:pPr>
                </w:p>
              </w:tc>
              <w:tc>
                <w:tcPr>
                  <w:tcW w:w="3825" w:type="dxa"/>
                  <w:gridSpan w:val="2"/>
                </w:tcPr>
                <w:tbl>
                  <w:tblPr>
                    <w:tblStyle w:val="TableGrid"/>
                    <w:tblW w:w="3660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60"/>
                  </w:tblGrid>
                  <w:tr w:rsidR="00334C22" w:rsidRPr="0028354C" w14:paraId="5A05AA28" w14:textId="77777777" w:rsidTr="00147162">
                    <w:trPr>
                      <w:trHeight w:val="300"/>
                    </w:trPr>
                    <w:tc>
                      <w:tcPr>
                        <w:tcW w:w="3660" w:type="dxa"/>
                      </w:tcPr>
                      <w:p w14:paraId="496C47A7" w14:textId="77777777" w:rsidR="00334C22" w:rsidRPr="0028354C" w:rsidRDefault="001B572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Cs w:val="18"/>
                          </w:rPr>
                        </w:pPr>
                        <w:r w:rsidRPr="0028354C">
                          <w:rPr>
                            <w:rFonts w:ascii="Times New Roman" w:hAnsi="Times New Roman" w:cs="Times New Roman"/>
                            <w:b/>
                            <w:szCs w:val="18"/>
                          </w:rPr>
                          <w:t>Approved by:</w:t>
                        </w:r>
                        <w:ins w:id="516" w:author="Microsoft account" w:date="2025-07-20T23:17:00Z">
                          <w:r w:rsidR="00BA44A5">
                            <w:rPr>
                              <w:rFonts w:ascii="Times New Roman" w:hAnsi="Times New Roman" w:cs="Times New Roman"/>
                              <w:b/>
                              <w:szCs w:val="18"/>
                            </w:rPr>
                            <w:br/>
                          </w:r>
                        </w:ins>
                      </w:p>
                    </w:tc>
                  </w:tr>
                  <w:tr w:rsidR="00334C22" w:rsidRPr="0028354C" w:rsidDel="002428B0" w14:paraId="72F1BDE9" w14:textId="77777777" w:rsidTr="00147162">
                    <w:trPr>
                      <w:trHeight w:val="342"/>
                      <w:del w:id="517" w:author="Microsoft account" w:date="2025-07-20T23:13:00Z"/>
                    </w:trPr>
                    <w:tc>
                      <w:tcPr>
                        <w:tcW w:w="3660" w:type="dxa"/>
                      </w:tcPr>
                      <w:p w14:paraId="265DAE3A" w14:textId="77777777" w:rsidR="00334C22" w:rsidRPr="0028354C" w:rsidDel="002428B0" w:rsidRDefault="00334C22">
                        <w:pPr>
                          <w:spacing w:after="0" w:line="240" w:lineRule="auto"/>
                          <w:jc w:val="center"/>
                          <w:rPr>
                            <w:del w:id="518" w:author="Microsoft account" w:date="2025-07-20T23:13:00Z"/>
                            <w:rFonts w:ascii="Times New Roman" w:hAnsi="Times New Roman" w:cs="Times New Roman"/>
                            <w:b/>
                            <w:szCs w:val="18"/>
                          </w:rPr>
                          <w:pPrChange w:id="519" w:author="Microsoft account" w:date="2025-07-20T22:52:00Z">
                            <w:pPr>
                              <w:spacing w:after="0" w:line="240" w:lineRule="auto"/>
                            </w:pPr>
                          </w:pPrChange>
                        </w:pPr>
                      </w:p>
                    </w:tc>
                  </w:tr>
                  <w:tr w:rsidR="00334C22" w:rsidRPr="0028354C" w14:paraId="50E77D56" w14:textId="77777777" w:rsidTr="00147162">
                    <w:trPr>
                      <w:trHeight w:val="332"/>
                    </w:trPr>
                    <w:tc>
                      <w:tcPr>
                        <w:tcW w:w="3660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3F0F817D" w14:textId="76BCC782" w:rsidR="00334C22" w:rsidRPr="0028354C" w:rsidRDefault="002428B0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Cs/>
                            <w:szCs w:val="18"/>
                          </w:rPr>
                        </w:pPr>
                        <w:ins w:id="520" w:author="Microsoft account" w:date="2025-07-20T23:13:00Z">
                          <w:del w:id="521" w:author="juan valdevieso" w:date="2025-09-29T22:47:00Z" w16du:dateUtc="2025-09-29T14:47:00Z">
                            <w:r w:rsidDel="00D51F1F">
                              <w:rPr>
                                <w:rFonts w:ascii="Times New Roman" w:hAnsi="Times New Roman" w:cs="Times New Roman"/>
                                <w:bCs/>
                                <w:szCs w:val="18"/>
                              </w:rPr>
                              <w:delText>${</w:delText>
                            </w:r>
                          </w:del>
                        </w:ins>
                        <w:ins w:id="522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ins w:id="523" w:author="Microsoft account" w:date="2025-07-20T23:13:00Z">
                          <w:r>
                            <w:rPr>
                              <w:rFonts w:ascii="Times New Roman" w:hAnsi="Times New Roman" w:cs="Times New Roman"/>
                              <w:bCs/>
                              <w:szCs w:val="18"/>
                            </w:rPr>
                            <w:t>syll_dean_signature</w:t>
                          </w:r>
                          <w:proofErr w:type="spellEnd"/>
                          <w:del w:id="524" w:author="juan valdevieso" w:date="2025-09-29T22:47:00Z" w16du:dateUtc="2025-09-29T14:47:00Z">
                            <w:r w:rsidDel="00D51F1F">
                              <w:rPr>
                                <w:rFonts w:ascii="Times New Roman" w:hAnsi="Times New Roman" w:cs="Times New Roman"/>
                                <w:bCs/>
                                <w:szCs w:val="18"/>
                              </w:rPr>
                              <w:delText>}</w:delText>
                            </w:r>
                          </w:del>
                        </w:ins>
                        <w:ins w:id="525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</w:rPr>
                            <w:t>}}</w:t>
                          </w:r>
                        </w:ins>
                        <w:ins w:id="526" w:author="Microsoft account" w:date="2025-07-20T23:13:00Z">
                          <w:r>
                            <w:rPr>
                              <w:rFonts w:ascii="Times New Roman" w:hAnsi="Times New Roman" w:cs="Times New Roman"/>
                              <w:bCs/>
                              <w:szCs w:val="18"/>
                            </w:rPr>
                            <w:br/>
                          </w:r>
                        </w:ins>
                        <w:del w:id="527" w:author="juan valdevieso" w:date="2025-09-29T22:47:00Z" w16du:dateUtc="2025-09-29T14:47:00Z">
                          <w:r w:rsidR="001B572A" w:rsidRPr="0028354C" w:rsidDel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</w:rPr>
                            <w:delText>${</w:delText>
                          </w:r>
                        </w:del>
                        <w:ins w:id="528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</w:rPr>
                            <w:t>{{</w:t>
                          </w:r>
                        </w:ins>
                        <w:proofErr w:type="spellStart"/>
                        <w:r w:rsidR="001B572A" w:rsidRPr="0028354C">
                          <w:rPr>
                            <w:rFonts w:ascii="Times New Roman" w:hAnsi="Times New Roman" w:cs="Times New Roman"/>
                            <w:bCs/>
                            <w:szCs w:val="18"/>
                          </w:rPr>
                          <w:t>syll_dean</w:t>
                        </w:r>
                        <w:proofErr w:type="spellEnd"/>
                        <w:del w:id="529" w:author="juan valdevieso" w:date="2025-09-29T22:47:00Z" w16du:dateUtc="2025-09-29T14:47:00Z">
                          <w:r w:rsidR="001B572A" w:rsidRPr="0028354C" w:rsidDel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</w:rPr>
                            <w:delText>}</w:delText>
                          </w:r>
                        </w:del>
                        <w:ins w:id="530" w:author="juan valdevieso" w:date="2025-09-29T22:47:00Z" w16du:dateUtc="2025-09-29T14:47:00Z">
                          <w:r w:rsidR="00D51F1F">
                            <w:rPr>
                              <w:rFonts w:ascii="Times New Roman" w:hAnsi="Times New Roman" w:cs="Times New Roman"/>
                              <w:bCs/>
                              <w:szCs w:val="18"/>
                            </w:rPr>
                            <w:t>}}</w:t>
                          </w:r>
                        </w:ins>
                      </w:p>
                    </w:tc>
                  </w:tr>
                  <w:tr w:rsidR="00334C22" w:rsidRPr="0028354C" w14:paraId="795BB8F0" w14:textId="77777777" w:rsidTr="00147162">
                    <w:trPr>
                      <w:trHeight w:val="306"/>
                    </w:trPr>
                    <w:tc>
                      <w:tcPr>
                        <w:tcW w:w="3660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5BC03FC8" w14:textId="77777777" w:rsidR="00334C22" w:rsidRPr="0028354C" w:rsidRDefault="001B572A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Cs/>
                            <w:szCs w:val="18"/>
                          </w:rPr>
                        </w:pPr>
                        <w:r w:rsidRPr="0028354C">
                          <w:rPr>
                            <w:rFonts w:ascii="Times New Roman" w:hAnsi="Times New Roman" w:cs="Times New Roman"/>
                            <w:bCs/>
                            <w:szCs w:val="18"/>
                          </w:rPr>
                          <w:t>Dean</w:t>
                        </w:r>
                      </w:p>
                    </w:tc>
                  </w:tr>
                  <w:tr w:rsidR="00334C22" w:rsidRPr="0028354C" w14:paraId="093CD790" w14:textId="77777777" w:rsidTr="00147162">
                    <w:trPr>
                      <w:trHeight w:val="377"/>
                    </w:trPr>
                    <w:tc>
                      <w:tcPr>
                        <w:tcW w:w="3660" w:type="dxa"/>
                      </w:tcPr>
                      <w:p w14:paraId="4ED2D4DC" w14:textId="77777777" w:rsidR="00334C22" w:rsidRPr="0028354C" w:rsidRDefault="00334C2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szCs w:val="18"/>
                          </w:rPr>
                        </w:pPr>
                      </w:p>
                    </w:tc>
                  </w:tr>
                </w:tbl>
                <w:p w14:paraId="7E266868" w14:textId="77777777" w:rsidR="00334C22" w:rsidRPr="0028354C" w:rsidRDefault="00334C22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Cs w:val="18"/>
                    </w:rPr>
                  </w:pPr>
                </w:p>
              </w:tc>
            </w:tr>
            <w:tr w:rsidR="00334C22" w:rsidRPr="0028354C" w14:paraId="7FFFAC32" w14:textId="77777777" w:rsidTr="00217427">
              <w:trPr>
                <w:gridAfter w:val="1"/>
                <w:wAfter w:w="1546" w:type="dxa"/>
              </w:trPr>
              <w:tc>
                <w:tcPr>
                  <w:tcW w:w="3346" w:type="dxa"/>
                </w:tcPr>
                <w:p w14:paraId="2E3E455A" w14:textId="77777777" w:rsidR="00334C22" w:rsidRPr="0028354C" w:rsidRDefault="00334C22" w:rsidP="00217427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Cs w:val="18"/>
                    </w:rPr>
                  </w:pPr>
                </w:p>
              </w:tc>
              <w:tc>
                <w:tcPr>
                  <w:tcW w:w="3346" w:type="dxa"/>
                  <w:gridSpan w:val="2"/>
                </w:tcPr>
                <w:p w14:paraId="25F758A0" w14:textId="77777777" w:rsidR="00334C22" w:rsidRPr="0028354C" w:rsidRDefault="00334C2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zCs w:val="18"/>
                    </w:rPr>
                  </w:pPr>
                </w:p>
              </w:tc>
              <w:tc>
                <w:tcPr>
                  <w:tcW w:w="3346" w:type="dxa"/>
                  <w:gridSpan w:val="2"/>
                </w:tcPr>
                <w:p w14:paraId="1D0FBE2E" w14:textId="77777777" w:rsidR="00334C22" w:rsidRPr="0028354C" w:rsidRDefault="00334C2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zCs w:val="18"/>
                    </w:rPr>
                  </w:pPr>
                </w:p>
              </w:tc>
            </w:tr>
            <w:tr w:rsidR="00334C22" w:rsidRPr="0028354C" w14:paraId="1C6D7FC8" w14:textId="77777777" w:rsidTr="00217427">
              <w:trPr>
                <w:gridAfter w:val="1"/>
                <w:wAfter w:w="1546" w:type="dxa"/>
              </w:trPr>
              <w:tc>
                <w:tcPr>
                  <w:tcW w:w="3346" w:type="dxa"/>
                </w:tcPr>
                <w:p w14:paraId="0E7DF0EE" w14:textId="77777777" w:rsidR="00334C22" w:rsidRPr="0028354C" w:rsidRDefault="00334C2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3346" w:type="dxa"/>
                  <w:gridSpan w:val="2"/>
                </w:tcPr>
                <w:p w14:paraId="10908A32" w14:textId="77777777" w:rsidR="00334C22" w:rsidRPr="0028354C" w:rsidRDefault="00334C2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3346" w:type="dxa"/>
                  <w:gridSpan w:val="2"/>
                </w:tcPr>
                <w:p w14:paraId="14124854" w14:textId="77777777" w:rsidR="00334C22" w:rsidRPr="0028354C" w:rsidRDefault="00334C2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u w:val="single"/>
                    </w:rPr>
                  </w:pPr>
                </w:p>
              </w:tc>
            </w:tr>
            <w:tr w:rsidR="00334C22" w:rsidRPr="0028354C" w14:paraId="30E65CF6" w14:textId="77777777" w:rsidTr="00217427">
              <w:trPr>
                <w:gridAfter w:val="1"/>
                <w:wAfter w:w="1546" w:type="dxa"/>
              </w:trPr>
              <w:tc>
                <w:tcPr>
                  <w:tcW w:w="3346" w:type="dxa"/>
                </w:tcPr>
                <w:p w14:paraId="2FCBD727" w14:textId="77777777" w:rsidR="00334C22" w:rsidRPr="0028354C" w:rsidRDefault="00334C2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346" w:type="dxa"/>
                  <w:gridSpan w:val="2"/>
                </w:tcPr>
                <w:p w14:paraId="3A09AF30" w14:textId="77777777" w:rsidR="00334C22" w:rsidRPr="0028354C" w:rsidRDefault="00334C2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346" w:type="dxa"/>
                  <w:gridSpan w:val="2"/>
                </w:tcPr>
                <w:p w14:paraId="20928ADF" w14:textId="77777777" w:rsidR="00334C22" w:rsidRPr="0028354C" w:rsidRDefault="00334C2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10891BF1" w14:textId="77777777" w:rsidR="00334C22" w:rsidRPr="0028354C" w:rsidRDefault="00334C2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01A678" w14:textId="77777777" w:rsidR="00334C22" w:rsidRPr="0028354C" w:rsidRDefault="00334C2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0D20EFF8" w14:textId="77777777" w:rsidR="00334C22" w:rsidRPr="0028354C" w:rsidRDefault="00334C22" w:rsidP="00217427">
      <w:pPr>
        <w:tabs>
          <w:tab w:val="left" w:pos="7783"/>
        </w:tabs>
        <w:rPr>
          <w:rFonts w:ascii="Times New Roman" w:hAnsi="Times New Roman" w:cs="Times New Roman"/>
          <w:sz w:val="18"/>
          <w:szCs w:val="18"/>
        </w:rPr>
      </w:pPr>
    </w:p>
    <w:sectPr w:rsidR="00334C22" w:rsidRPr="0028354C" w:rsidSect="00147162">
      <w:headerReference w:type="default" r:id="rId9"/>
      <w:type w:val="oddPage"/>
      <w:pgSz w:w="16839" w:h="11907" w:orient="landscape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FBC4E" w14:textId="77777777" w:rsidR="007904BE" w:rsidRDefault="007904BE">
      <w:pPr>
        <w:spacing w:line="240" w:lineRule="auto"/>
      </w:pPr>
      <w:r>
        <w:separator/>
      </w:r>
    </w:p>
  </w:endnote>
  <w:endnote w:type="continuationSeparator" w:id="0">
    <w:p w14:paraId="41F63F6C" w14:textId="77777777" w:rsidR="007904BE" w:rsidRDefault="007904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aco">
    <w:altName w:val="Courier New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42401" w14:textId="77777777" w:rsidR="007904BE" w:rsidRDefault="007904BE">
      <w:pPr>
        <w:spacing w:after="0"/>
      </w:pPr>
      <w:r>
        <w:separator/>
      </w:r>
    </w:p>
  </w:footnote>
  <w:footnote w:type="continuationSeparator" w:id="0">
    <w:p w14:paraId="37386326" w14:textId="77777777" w:rsidR="007904BE" w:rsidRDefault="007904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30" w:type="dxa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35"/>
      <w:gridCol w:w="1355"/>
      <w:gridCol w:w="740"/>
    </w:tblGrid>
    <w:tr w:rsidR="00334C22" w14:paraId="4C1B657F" w14:textId="77777777">
      <w:trPr>
        <w:trHeight w:val="193"/>
        <w:jc w:val="right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1E6BE32" w14:textId="77777777" w:rsidR="00334C22" w:rsidRDefault="001B572A">
          <w:pPr>
            <w:widowControl w:val="0"/>
            <w:spacing w:after="0" w:line="240" w:lineRule="auto"/>
            <w:jc w:val="center"/>
            <w:rPr>
              <w:rFonts w:ascii="Arial" w:hAnsi="Arial" w:cs="Arial"/>
              <w:color w:val="FFFFFF"/>
              <w:kern w:val="28"/>
              <w:sz w:val="15"/>
              <w:szCs w:val="15"/>
            </w:rPr>
          </w:pPr>
          <w:r>
            <w:rPr>
              <w:rFonts w:ascii="Arial" w:hAnsi="Arial" w:cs="Arial"/>
              <w:b/>
              <w:bCs/>
              <w:color w:val="FFFFFF"/>
              <w:sz w:val="15"/>
              <w:szCs w:val="15"/>
            </w:rPr>
            <w:t>Document Code No.</w:t>
          </w:r>
        </w:p>
      </w:tc>
    </w:tr>
    <w:tr w:rsidR="00334C22" w14:paraId="06F875BB" w14:textId="77777777">
      <w:trPr>
        <w:trHeight w:val="308"/>
        <w:jc w:val="right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211911A" w14:textId="77777777" w:rsidR="00334C22" w:rsidRDefault="001B572A">
          <w:pPr>
            <w:widowControl w:val="0"/>
            <w:spacing w:after="0" w:line="240" w:lineRule="auto"/>
            <w:jc w:val="center"/>
            <w:rPr>
              <w:rFonts w:ascii="Arial" w:hAnsi="Arial" w:cs="Arial"/>
              <w:color w:val="000000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z w:val="21"/>
              <w:szCs w:val="21"/>
            </w:rPr>
            <w:t>FM-USTP-ACAD-01</w:t>
          </w:r>
        </w:p>
      </w:tc>
    </w:tr>
    <w:tr w:rsidR="00334C22" w14:paraId="0D8015CB" w14:textId="77777777">
      <w:trPr>
        <w:trHeight w:val="227"/>
        <w:jc w:val="right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4C92DE6" w14:textId="77777777" w:rsidR="00334C22" w:rsidRDefault="001B572A">
          <w:pPr>
            <w:widowControl w:val="0"/>
            <w:spacing w:after="0" w:line="240" w:lineRule="auto"/>
            <w:jc w:val="center"/>
            <w:rPr>
              <w:rFonts w:ascii="Arial" w:hAnsi="Arial" w:cs="Arial"/>
              <w:color w:val="000000"/>
              <w:kern w:val="28"/>
              <w:sz w:val="13"/>
              <w:szCs w:val="13"/>
            </w:rPr>
          </w:pPr>
          <w:r>
            <w:rPr>
              <w:rFonts w:ascii="Arial" w:hAnsi="Arial" w:cs="Arial"/>
              <w:b/>
              <w:bCs/>
              <w:color w:val="FFFFFF"/>
              <w:sz w:val="13"/>
              <w:szCs w:val="13"/>
            </w:rPr>
            <w:t>Rev. No.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4F2956A" w14:textId="77777777" w:rsidR="00334C22" w:rsidRDefault="001B572A">
          <w:pPr>
            <w:widowControl w:val="0"/>
            <w:spacing w:after="0" w:line="240" w:lineRule="auto"/>
            <w:jc w:val="center"/>
            <w:rPr>
              <w:rFonts w:ascii="Arial" w:hAnsi="Arial" w:cs="Arial"/>
              <w:sz w:val="13"/>
              <w:szCs w:val="13"/>
            </w:rPr>
          </w:pPr>
          <w:r>
            <w:rPr>
              <w:rFonts w:ascii="Arial" w:hAnsi="Arial" w:cs="Arial"/>
              <w:b/>
              <w:bCs/>
              <w:color w:val="FFFFFF"/>
              <w:sz w:val="13"/>
              <w:szCs w:val="13"/>
            </w:rPr>
            <w:t>Effective Date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95ADA93" w14:textId="77777777" w:rsidR="00334C22" w:rsidRDefault="001B572A">
          <w:pPr>
            <w:widowControl w:val="0"/>
            <w:spacing w:after="0" w:line="240" w:lineRule="auto"/>
            <w:jc w:val="center"/>
            <w:rPr>
              <w:rFonts w:ascii="Arial" w:hAnsi="Arial" w:cs="Arial"/>
              <w:sz w:val="13"/>
              <w:szCs w:val="13"/>
            </w:rPr>
          </w:pPr>
          <w:r>
            <w:rPr>
              <w:rFonts w:ascii="Arial" w:hAnsi="Arial" w:cs="Arial"/>
              <w:b/>
              <w:bCs/>
              <w:color w:val="FFFFFF"/>
              <w:sz w:val="13"/>
              <w:szCs w:val="13"/>
            </w:rPr>
            <w:t>Page No.</w:t>
          </w:r>
        </w:p>
      </w:tc>
    </w:tr>
    <w:tr w:rsidR="00334C22" w14:paraId="65BE90DC" w14:textId="77777777">
      <w:trPr>
        <w:trHeight w:val="300"/>
        <w:jc w:val="right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5D0BECD" w14:textId="73E16163" w:rsidR="00334C22" w:rsidRDefault="00AD29FA">
          <w:pPr>
            <w:widowControl w:val="0"/>
            <w:spacing w:after="0" w:line="240" w:lineRule="auto"/>
            <w:jc w:val="center"/>
            <w:rPr>
              <w:rFonts w:ascii="Arial" w:hAnsi="Arial" w:cs="Arial"/>
              <w:sz w:val="16"/>
              <w:szCs w:val="16"/>
            </w:rPr>
          </w:pPr>
          <w:del w:id="531" w:author="juan valdevieso" w:date="2025-09-29T22:49:00Z" w16du:dateUtc="2025-09-29T14:49:00Z">
            <w:r w:rsidDel="00EE109E">
              <w:rPr>
                <w:rFonts w:ascii="Arial" w:hAnsi="Arial" w:cs="Arial"/>
                <w:sz w:val="16"/>
                <w:szCs w:val="16"/>
              </w:rPr>
              <w:delText>${</w:delText>
            </w:r>
          </w:del>
          <w:proofErr w:type="gramStart"/>
          <w:ins w:id="532" w:author="juan valdevieso" w:date="2025-09-29T22:49:00Z" w16du:dateUtc="2025-09-29T14:49:00Z">
            <w:r w:rsidR="00EE109E">
              <w:rPr>
                <w:rFonts w:ascii="Arial" w:hAnsi="Arial" w:cs="Arial"/>
                <w:sz w:val="16"/>
                <w:szCs w:val="16"/>
              </w:rPr>
              <w:t>{{</w:t>
            </w:r>
          </w:ins>
          <w:ins w:id="533" w:author="juan valdevieso" w:date="2025-09-29T22:54:00Z" w16du:dateUtc="2025-09-29T14:54:00Z">
            <w:r w:rsidR="001D77ED">
              <w:rPr>
                <w:rFonts w:ascii="Arial" w:hAnsi="Arial" w:cs="Arial"/>
                <w:sz w:val="16"/>
                <w:szCs w:val="16"/>
              </w:rPr>
              <w:t xml:space="preserve"> </w:t>
            </w:r>
          </w:ins>
          <w:r>
            <w:rPr>
              <w:rFonts w:ascii="Arial" w:hAnsi="Arial" w:cs="Arial"/>
              <w:sz w:val="16"/>
              <w:szCs w:val="16"/>
            </w:rPr>
            <w:t>version</w:t>
          </w:r>
          <w:proofErr w:type="gramEnd"/>
          <w:ins w:id="534" w:author="juan valdevieso" w:date="2025-09-29T22:54:00Z" w16du:dateUtc="2025-09-29T14:54:00Z">
            <w:r w:rsidR="001D77ED">
              <w:rPr>
                <w:rFonts w:ascii="Arial" w:hAnsi="Arial" w:cs="Arial"/>
                <w:sz w:val="16"/>
                <w:szCs w:val="16"/>
              </w:rPr>
              <w:t xml:space="preserve"> </w:t>
            </w:r>
          </w:ins>
          <w:ins w:id="535" w:author="juan valdevieso" w:date="2025-09-29T22:49:00Z" w16du:dateUtc="2025-09-29T14:49:00Z">
            <w:r w:rsidR="00EE109E">
              <w:rPr>
                <w:rFonts w:ascii="Arial" w:hAnsi="Arial" w:cs="Arial"/>
                <w:sz w:val="16"/>
                <w:szCs w:val="16"/>
              </w:rPr>
              <w:t>}</w:t>
            </w:r>
          </w:ins>
          <w:r>
            <w:rPr>
              <w:rFonts w:ascii="Arial" w:hAnsi="Arial" w:cs="Arial"/>
              <w:sz w:val="16"/>
              <w:szCs w:val="16"/>
            </w:rPr>
            <w:t>}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4347ED6" w14:textId="6C666627" w:rsidR="00334C22" w:rsidRDefault="00EE109E">
          <w:pPr>
            <w:widowControl w:val="0"/>
            <w:spacing w:after="0" w:line="240" w:lineRule="auto"/>
            <w:jc w:val="center"/>
            <w:rPr>
              <w:rFonts w:ascii="Arial" w:hAnsi="Arial" w:cs="Arial"/>
              <w:sz w:val="16"/>
              <w:szCs w:val="16"/>
            </w:rPr>
          </w:pPr>
          <w:ins w:id="536" w:author="juan valdevieso" w:date="2025-09-29T22:49:00Z" w16du:dateUtc="2025-09-29T14:49:00Z">
            <w:r>
              <w:rPr>
                <w:rFonts w:ascii="Arial" w:hAnsi="Arial" w:cs="Arial"/>
                <w:sz w:val="16"/>
                <w:szCs w:val="16"/>
              </w:rPr>
              <w:t>{{</w:t>
            </w:r>
          </w:ins>
          <w:ins w:id="537" w:author="juan valdevieso" w:date="2025-09-29T22:54:00Z" w16du:dateUtc="2025-09-29T14:54:00Z">
            <w:r w:rsidR="001D77ED">
              <w:rPr>
                <w:rFonts w:ascii="Arial" w:hAnsi="Arial" w:cs="Arial"/>
                <w:sz w:val="16"/>
                <w:szCs w:val="16"/>
              </w:rPr>
              <w:t xml:space="preserve"> </w:t>
            </w:r>
          </w:ins>
          <w:del w:id="538" w:author="juan valdevieso" w:date="2025-09-29T22:49:00Z" w16du:dateUtc="2025-09-29T14:49:00Z">
            <w:r w:rsidR="006935B5" w:rsidDel="00EE109E">
              <w:rPr>
                <w:rFonts w:ascii="Arial" w:hAnsi="Arial" w:cs="Arial"/>
                <w:sz w:val="16"/>
                <w:szCs w:val="16"/>
              </w:rPr>
              <w:delText>${</w:delText>
            </w:r>
          </w:del>
          <w:proofErr w:type="spellStart"/>
          <w:r w:rsidR="006935B5">
            <w:rPr>
              <w:rFonts w:ascii="Arial" w:hAnsi="Arial" w:cs="Arial"/>
              <w:sz w:val="16"/>
              <w:szCs w:val="16"/>
            </w:rPr>
            <w:t>effective_date</w:t>
          </w:r>
          <w:proofErr w:type="spellEnd"/>
          <w:ins w:id="539" w:author="juan valdevieso" w:date="2025-09-29T22:54:00Z" w16du:dateUtc="2025-09-29T14:54:00Z">
            <w:r w:rsidR="001D77ED">
              <w:rPr>
                <w:rFonts w:ascii="Arial" w:hAnsi="Arial" w:cs="Arial"/>
                <w:sz w:val="16"/>
                <w:szCs w:val="16"/>
              </w:rPr>
              <w:t xml:space="preserve"> </w:t>
            </w:r>
          </w:ins>
          <w:ins w:id="540" w:author="juan valdevieso" w:date="2025-09-29T22:49:00Z" w16du:dateUtc="2025-09-29T14:49:00Z">
            <w:r>
              <w:rPr>
                <w:rFonts w:ascii="Arial" w:hAnsi="Arial" w:cs="Arial"/>
                <w:sz w:val="16"/>
                <w:szCs w:val="16"/>
              </w:rPr>
              <w:t>}</w:t>
            </w:r>
          </w:ins>
          <w:r w:rsidR="006935B5">
            <w:rPr>
              <w:rFonts w:ascii="Arial" w:hAnsi="Arial" w:cs="Arial"/>
              <w:sz w:val="16"/>
              <w:szCs w:val="16"/>
            </w:rPr>
            <w:t>}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CF2B2B4" w14:textId="77777777" w:rsidR="00334C22" w:rsidRDefault="001B572A">
          <w:pPr>
            <w:widowControl w:val="0"/>
            <w:spacing w:after="0" w:line="240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b/>
              <w:bCs/>
              <w:sz w:val="16"/>
              <w:szCs w:val="16"/>
            </w:rPr>
            <w:instrText xml:space="preserve"> PAGE  \* Arabic  \* MERGEFORMAT </w:instrText>
          </w:r>
          <w:r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A768E6">
            <w:rPr>
              <w:rFonts w:ascii="Arial" w:hAnsi="Arial" w:cs="Arial"/>
              <w:b/>
              <w:bCs/>
              <w:noProof/>
              <w:sz w:val="16"/>
              <w:szCs w:val="16"/>
            </w:rPr>
            <w:t>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>
            <w:rPr>
              <w:rFonts w:ascii="Arial" w:hAnsi="Arial" w:cs="Arial"/>
              <w:sz w:val="16"/>
              <w:szCs w:val="16"/>
            </w:rPr>
            <w:t xml:space="preserve"> of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\* Arabic  \* MERGEFORMAT </w:instrText>
          </w:r>
          <w:r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A768E6">
            <w:rPr>
              <w:rFonts w:ascii="Arial" w:hAnsi="Arial" w:cs="Arial"/>
              <w:b/>
              <w:bCs/>
              <w:noProof/>
              <w:sz w:val="16"/>
              <w:szCs w:val="16"/>
            </w:rPr>
            <w:t>3</w:t>
          </w:r>
          <w:r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5AC83039" w14:textId="77777777" w:rsidR="00334C22" w:rsidRDefault="001B572A">
    <w:r>
      <w:rPr>
        <w:rFonts w:ascii="Book Antiqua" w:hAnsi="Book Antiqua"/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AB7B38A" wp14:editId="246FB21E">
              <wp:simplePos x="0" y="0"/>
              <wp:positionH relativeFrom="column">
                <wp:posOffset>0</wp:posOffset>
              </wp:positionH>
              <wp:positionV relativeFrom="paragraph">
                <wp:posOffset>-1057275</wp:posOffset>
              </wp:positionV>
              <wp:extent cx="4755515" cy="115189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55515" cy="1151890"/>
                        <a:chOff x="0" y="-85064"/>
                        <a:chExt cx="4755515" cy="1151890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-85064"/>
                          <a:ext cx="1073785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  <wps:wsp>
                      <wps:cNvPr id="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03300" y="215900"/>
                          <a:ext cx="375221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10E6F0" w14:textId="77777777" w:rsidR="00334C22" w:rsidRDefault="001B572A">
                            <w:pPr>
                              <w:widowControl w:val="0"/>
                              <w:spacing w:after="10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UNIVERSITY OF SCIENCE AND TECHNOLOGY</w:t>
                            </w:r>
                          </w:p>
                          <w:p w14:paraId="5F786E4F" w14:textId="77777777" w:rsidR="00334C22" w:rsidRDefault="001B572A">
                            <w:pPr>
                              <w:widowControl w:val="0"/>
                              <w:spacing w:after="10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OF SOUTHERN PHILIPPINES</w:t>
                            </w:r>
                          </w:p>
                          <w:p w14:paraId="2A2CC6E9" w14:textId="77777777" w:rsidR="00334C22" w:rsidRDefault="001B572A">
                            <w:pPr>
                              <w:widowControl w:val="0"/>
                              <w:spacing w:after="100"/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Alubijid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 | Cagayan de Oro | Claveria | Jasaan |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Oroquieta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 |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Panaon</w:t>
                            </w:r>
                            <w:proofErr w:type="spellEnd"/>
                          </w:p>
                          <w:p w14:paraId="12D795F0" w14:textId="77777777" w:rsidR="00334C22" w:rsidRDefault="00334C22">
                            <w:pPr>
                              <w:widowControl w:val="0"/>
                              <w:spacing w:after="10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B7B38A" id="Group 1" o:spid="_x0000_s1026" style="position:absolute;margin-left:0;margin-top:-83.25pt;width:374.45pt;height:90.7pt;z-index:251659264" coordorigin=",-850" coordsize="47555,11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top:-850;width:10737;height:1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left:10033;top:2159;width:37522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<v:textbox>
                  <w:txbxContent>
                    <w:p w14:paraId="6C10E6F0" w14:textId="77777777" w:rsidR="00334C22" w:rsidRDefault="001B572A">
                      <w:pPr>
                        <w:widowControl w:val="0"/>
                        <w:spacing w:after="10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3"/>
                          <w:szCs w:val="23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UNIVERSITY OF SCIENCE AND TECHNOLOGY</w:t>
                      </w:r>
                    </w:p>
                    <w:p w14:paraId="5F786E4F" w14:textId="77777777" w:rsidR="00334C22" w:rsidRDefault="001B572A">
                      <w:pPr>
                        <w:widowControl w:val="0"/>
                        <w:spacing w:after="10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OF SOUTHERN PHILIPPINES</w:t>
                      </w:r>
                    </w:p>
                    <w:p w14:paraId="2A2CC6E9" w14:textId="77777777" w:rsidR="00334C22" w:rsidRDefault="001B572A">
                      <w:pPr>
                        <w:widowControl w:val="0"/>
                        <w:spacing w:after="100"/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9"/>
                          <w:szCs w:val="19"/>
                        </w:rPr>
                        <w:t>Alubijid</w:t>
                      </w:r>
                      <w:proofErr w:type="spellEnd"/>
                      <w:r>
                        <w:rPr>
                          <w:rFonts w:ascii="Arial" w:hAnsi="Arial" w:cs="Arial"/>
                          <w:sz w:val="19"/>
                          <w:szCs w:val="19"/>
                        </w:rPr>
                        <w:t xml:space="preserve"> | Cagayan de Oro | Claveria | Jasaan | </w:t>
                      </w:r>
                      <w:proofErr w:type="spellStart"/>
                      <w:r>
                        <w:rPr>
                          <w:rFonts w:ascii="Arial" w:hAnsi="Arial" w:cs="Arial"/>
                          <w:sz w:val="19"/>
                          <w:szCs w:val="19"/>
                        </w:rPr>
                        <w:t>Oroquieta</w:t>
                      </w:r>
                      <w:proofErr w:type="spellEnd"/>
                      <w:r>
                        <w:rPr>
                          <w:rFonts w:ascii="Arial" w:hAnsi="Arial" w:cs="Arial"/>
                          <w:sz w:val="19"/>
                          <w:szCs w:val="19"/>
                        </w:rPr>
                        <w:t xml:space="preserve"> | </w:t>
                      </w:r>
                      <w:proofErr w:type="spellStart"/>
                      <w:r>
                        <w:rPr>
                          <w:rFonts w:ascii="Arial" w:hAnsi="Arial" w:cs="Arial"/>
                          <w:sz w:val="19"/>
                          <w:szCs w:val="19"/>
                        </w:rPr>
                        <w:t>Panaon</w:t>
                      </w:r>
                      <w:proofErr w:type="spellEnd"/>
                    </w:p>
                    <w:p w14:paraId="12D795F0" w14:textId="77777777" w:rsidR="00334C22" w:rsidRDefault="00334C22">
                      <w:pPr>
                        <w:widowControl w:val="0"/>
                        <w:spacing w:after="10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15263"/>
    <w:multiLevelType w:val="multilevel"/>
    <w:tmpl w:val="3F015263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A22577"/>
    <w:multiLevelType w:val="multilevel"/>
    <w:tmpl w:val="48A22577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477317">
    <w:abstractNumId w:val="0"/>
  </w:num>
  <w:num w:numId="2" w16cid:durableId="175073622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valdevieso">
    <w15:presenceInfo w15:providerId="Windows Live" w15:userId="7a2880aa675506cd"/>
  </w15:person>
  <w15:person w15:author="Microsoft account">
    <w15:presenceInfo w15:providerId="Windows Live" w15:userId="7a2880aa675506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7721"/>
    <w:rsid w:val="00007650"/>
    <w:rsid w:val="00020380"/>
    <w:rsid w:val="00047FBC"/>
    <w:rsid w:val="00061983"/>
    <w:rsid w:val="00070ACD"/>
    <w:rsid w:val="00083939"/>
    <w:rsid w:val="000A545A"/>
    <w:rsid w:val="000B77F8"/>
    <w:rsid w:val="000C627C"/>
    <w:rsid w:val="000D4560"/>
    <w:rsid w:val="000E53E5"/>
    <w:rsid w:val="00117AC2"/>
    <w:rsid w:val="00132242"/>
    <w:rsid w:val="00147162"/>
    <w:rsid w:val="00164E56"/>
    <w:rsid w:val="00165094"/>
    <w:rsid w:val="001724A4"/>
    <w:rsid w:val="001855D9"/>
    <w:rsid w:val="00190758"/>
    <w:rsid w:val="00194105"/>
    <w:rsid w:val="001B572A"/>
    <w:rsid w:val="001B7CF5"/>
    <w:rsid w:val="001C137D"/>
    <w:rsid w:val="001D77ED"/>
    <w:rsid w:val="001E12E6"/>
    <w:rsid w:val="0020548E"/>
    <w:rsid w:val="0021321A"/>
    <w:rsid w:val="00217427"/>
    <w:rsid w:val="00241FF2"/>
    <w:rsid w:val="002428B0"/>
    <w:rsid w:val="002730AF"/>
    <w:rsid w:val="0027459E"/>
    <w:rsid w:val="0028354C"/>
    <w:rsid w:val="002873B7"/>
    <w:rsid w:val="002931E8"/>
    <w:rsid w:val="002A6210"/>
    <w:rsid w:val="002C7C09"/>
    <w:rsid w:val="002E650D"/>
    <w:rsid w:val="002F691E"/>
    <w:rsid w:val="003105FB"/>
    <w:rsid w:val="00312EBE"/>
    <w:rsid w:val="00326514"/>
    <w:rsid w:val="00334C22"/>
    <w:rsid w:val="00336D86"/>
    <w:rsid w:val="003434CA"/>
    <w:rsid w:val="003500E6"/>
    <w:rsid w:val="003942F8"/>
    <w:rsid w:val="003A3838"/>
    <w:rsid w:val="003A5C7E"/>
    <w:rsid w:val="003D4E54"/>
    <w:rsid w:val="003E732D"/>
    <w:rsid w:val="003F548A"/>
    <w:rsid w:val="00401DFC"/>
    <w:rsid w:val="00406A71"/>
    <w:rsid w:val="00406C91"/>
    <w:rsid w:val="004223F3"/>
    <w:rsid w:val="00424745"/>
    <w:rsid w:val="00435863"/>
    <w:rsid w:val="0044420A"/>
    <w:rsid w:val="004467F8"/>
    <w:rsid w:val="004667B6"/>
    <w:rsid w:val="0047213F"/>
    <w:rsid w:val="00473C21"/>
    <w:rsid w:val="00475EF9"/>
    <w:rsid w:val="00480797"/>
    <w:rsid w:val="004A2955"/>
    <w:rsid w:val="004C09C9"/>
    <w:rsid w:val="004C21CA"/>
    <w:rsid w:val="0050133E"/>
    <w:rsid w:val="00514F97"/>
    <w:rsid w:val="0052255E"/>
    <w:rsid w:val="00563E54"/>
    <w:rsid w:val="005662E1"/>
    <w:rsid w:val="00574C06"/>
    <w:rsid w:val="0057569A"/>
    <w:rsid w:val="00597492"/>
    <w:rsid w:val="005A3405"/>
    <w:rsid w:val="005C0EA5"/>
    <w:rsid w:val="00627FF8"/>
    <w:rsid w:val="00633BDB"/>
    <w:rsid w:val="00636B12"/>
    <w:rsid w:val="00640B07"/>
    <w:rsid w:val="006453DF"/>
    <w:rsid w:val="006514EC"/>
    <w:rsid w:val="006935B5"/>
    <w:rsid w:val="0069481F"/>
    <w:rsid w:val="006A1D53"/>
    <w:rsid w:val="006A700F"/>
    <w:rsid w:val="006B313C"/>
    <w:rsid w:val="006F02A3"/>
    <w:rsid w:val="006F5D11"/>
    <w:rsid w:val="00715666"/>
    <w:rsid w:val="00744633"/>
    <w:rsid w:val="00752094"/>
    <w:rsid w:val="0076762C"/>
    <w:rsid w:val="007904BE"/>
    <w:rsid w:val="007A0076"/>
    <w:rsid w:val="007C272F"/>
    <w:rsid w:val="007D0578"/>
    <w:rsid w:val="007D2D10"/>
    <w:rsid w:val="007D588E"/>
    <w:rsid w:val="008000FB"/>
    <w:rsid w:val="00801AA0"/>
    <w:rsid w:val="00814321"/>
    <w:rsid w:val="0083498C"/>
    <w:rsid w:val="00847971"/>
    <w:rsid w:val="00854A0F"/>
    <w:rsid w:val="00861949"/>
    <w:rsid w:val="00867721"/>
    <w:rsid w:val="008702EB"/>
    <w:rsid w:val="008851F0"/>
    <w:rsid w:val="008A4B0C"/>
    <w:rsid w:val="008C68CC"/>
    <w:rsid w:val="008C707F"/>
    <w:rsid w:val="008D1FA8"/>
    <w:rsid w:val="008D4B11"/>
    <w:rsid w:val="008E5988"/>
    <w:rsid w:val="00911F68"/>
    <w:rsid w:val="00922B50"/>
    <w:rsid w:val="00923831"/>
    <w:rsid w:val="00932397"/>
    <w:rsid w:val="00942ECE"/>
    <w:rsid w:val="00951E5E"/>
    <w:rsid w:val="00957E27"/>
    <w:rsid w:val="00970CEE"/>
    <w:rsid w:val="009B07B0"/>
    <w:rsid w:val="009B5358"/>
    <w:rsid w:val="009C6E20"/>
    <w:rsid w:val="009D377C"/>
    <w:rsid w:val="009E312E"/>
    <w:rsid w:val="00A124A7"/>
    <w:rsid w:val="00A22D88"/>
    <w:rsid w:val="00A63434"/>
    <w:rsid w:val="00A736A1"/>
    <w:rsid w:val="00A768E6"/>
    <w:rsid w:val="00A772BB"/>
    <w:rsid w:val="00AB7A37"/>
    <w:rsid w:val="00AC2F25"/>
    <w:rsid w:val="00AC4D20"/>
    <w:rsid w:val="00AD29FA"/>
    <w:rsid w:val="00AE1C5E"/>
    <w:rsid w:val="00AF1CC6"/>
    <w:rsid w:val="00B04855"/>
    <w:rsid w:val="00B051F2"/>
    <w:rsid w:val="00B20628"/>
    <w:rsid w:val="00B27A16"/>
    <w:rsid w:val="00B32937"/>
    <w:rsid w:val="00B35369"/>
    <w:rsid w:val="00B53358"/>
    <w:rsid w:val="00B77D99"/>
    <w:rsid w:val="00B97082"/>
    <w:rsid w:val="00BA44A5"/>
    <w:rsid w:val="00BB07DC"/>
    <w:rsid w:val="00BB292B"/>
    <w:rsid w:val="00BB750B"/>
    <w:rsid w:val="00BE68E1"/>
    <w:rsid w:val="00C02404"/>
    <w:rsid w:val="00C06E76"/>
    <w:rsid w:val="00C12D95"/>
    <w:rsid w:val="00C17564"/>
    <w:rsid w:val="00C41915"/>
    <w:rsid w:val="00C73051"/>
    <w:rsid w:val="00C822FF"/>
    <w:rsid w:val="00C84257"/>
    <w:rsid w:val="00C91966"/>
    <w:rsid w:val="00CB2B81"/>
    <w:rsid w:val="00CB6952"/>
    <w:rsid w:val="00CC565B"/>
    <w:rsid w:val="00CD3298"/>
    <w:rsid w:val="00CD698B"/>
    <w:rsid w:val="00CE047F"/>
    <w:rsid w:val="00CE2641"/>
    <w:rsid w:val="00CE6905"/>
    <w:rsid w:val="00D03A27"/>
    <w:rsid w:val="00D06C72"/>
    <w:rsid w:val="00D163B8"/>
    <w:rsid w:val="00D2244A"/>
    <w:rsid w:val="00D37709"/>
    <w:rsid w:val="00D43EBA"/>
    <w:rsid w:val="00D51F1F"/>
    <w:rsid w:val="00D569CA"/>
    <w:rsid w:val="00D61C61"/>
    <w:rsid w:val="00D673C7"/>
    <w:rsid w:val="00D71D29"/>
    <w:rsid w:val="00DA3FFE"/>
    <w:rsid w:val="00DB1B58"/>
    <w:rsid w:val="00DD691F"/>
    <w:rsid w:val="00DF3FC9"/>
    <w:rsid w:val="00DF54C6"/>
    <w:rsid w:val="00E46067"/>
    <w:rsid w:val="00E65150"/>
    <w:rsid w:val="00E765CA"/>
    <w:rsid w:val="00EB4BC7"/>
    <w:rsid w:val="00EC1300"/>
    <w:rsid w:val="00ED020B"/>
    <w:rsid w:val="00EE109E"/>
    <w:rsid w:val="00F032FB"/>
    <w:rsid w:val="00F11E0B"/>
    <w:rsid w:val="00F20DB3"/>
    <w:rsid w:val="00F34590"/>
    <w:rsid w:val="00F52A0D"/>
    <w:rsid w:val="00F753D2"/>
    <w:rsid w:val="00F76814"/>
    <w:rsid w:val="00F8355C"/>
    <w:rsid w:val="00F859E3"/>
    <w:rsid w:val="00FC0C09"/>
    <w:rsid w:val="019F2A5C"/>
    <w:rsid w:val="01C93DBF"/>
    <w:rsid w:val="02246E13"/>
    <w:rsid w:val="023D7040"/>
    <w:rsid w:val="037D28C8"/>
    <w:rsid w:val="03E17841"/>
    <w:rsid w:val="03FD2E03"/>
    <w:rsid w:val="045E6757"/>
    <w:rsid w:val="04853622"/>
    <w:rsid w:val="05457C09"/>
    <w:rsid w:val="063F133E"/>
    <w:rsid w:val="092278F1"/>
    <w:rsid w:val="09B54DB8"/>
    <w:rsid w:val="0A8B5801"/>
    <w:rsid w:val="0A9C3C41"/>
    <w:rsid w:val="0C165A64"/>
    <w:rsid w:val="0C370071"/>
    <w:rsid w:val="0D381857"/>
    <w:rsid w:val="0DBF6376"/>
    <w:rsid w:val="0DF36AFF"/>
    <w:rsid w:val="10962FBF"/>
    <w:rsid w:val="110C5208"/>
    <w:rsid w:val="11485CEA"/>
    <w:rsid w:val="11E562E9"/>
    <w:rsid w:val="121D5045"/>
    <w:rsid w:val="13130C3B"/>
    <w:rsid w:val="13CE068C"/>
    <w:rsid w:val="15011905"/>
    <w:rsid w:val="168A13B6"/>
    <w:rsid w:val="1A5427E7"/>
    <w:rsid w:val="1B202616"/>
    <w:rsid w:val="1B9E7E6B"/>
    <w:rsid w:val="1BC5023D"/>
    <w:rsid w:val="1CB42226"/>
    <w:rsid w:val="1D67554C"/>
    <w:rsid w:val="1DF51610"/>
    <w:rsid w:val="1EA23DCE"/>
    <w:rsid w:val="22A9119C"/>
    <w:rsid w:val="23F84985"/>
    <w:rsid w:val="249720B1"/>
    <w:rsid w:val="272337D0"/>
    <w:rsid w:val="28067B3A"/>
    <w:rsid w:val="289A2879"/>
    <w:rsid w:val="29BA01ED"/>
    <w:rsid w:val="2B256796"/>
    <w:rsid w:val="2B906D86"/>
    <w:rsid w:val="2BC2085A"/>
    <w:rsid w:val="2C4A42AF"/>
    <w:rsid w:val="2EB143A8"/>
    <w:rsid w:val="2FA75BCE"/>
    <w:rsid w:val="304325BD"/>
    <w:rsid w:val="304D0E8B"/>
    <w:rsid w:val="30894D74"/>
    <w:rsid w:val="312B7C81"/>
    <w:rsid w:val="31EB26A4"/>
    <w:rsid w:val="325D06AE"/>
    <w:rsid w:val="34646885"/>
    <w:rsid w:val="349A0368"/>
    <w:rsid w:val="3533180D"/>
    <w:rsid w:val="374A465C"/>
    <w:rsid w:val="37D83D53"/>
    <w:rsid w:val="383A69FC"/>
    <w:rsid w:val="386D560E"/>
    <w:rsid w:val="3A8058CB"/>
    <w:rsid w:val="3CC60841"/>
    <w:rsid w:val="3DA40910"/>
    <w:rsid w:val="3EBE3DD1"/>
    <w:rsid w:val="42D11FE2"/>
    <w:rsid w:val="4374652E"/>
    <w:rsid w:val="43B81625"/>
    <w:rsid w:val="44753296"/>
    <w:rsid w:val="46A97537"/>
    <w:rsid w:val="46EC05E8"/>
    <w:rsid w:val="49B83F7E"/>
    <w:rsid w:val="4A1B1AA4"/>
    <w:rsid w:val="4BDE055E"/>
    <w:rsid w:val="4CDF25AC"/>
    <w:rsid w:val="4D8E7176"/>
    <w:rsid w:val="4F5551B4"/>
    <w:rsid w:val="4F6F3B5F"/>
    <w:rsid w:val="504E31CD"/>
    <w:rsid w:val="510D2307"/>
    <w:rsid w:val="522D0C4F"/>
    <w:rsid w:val="52F34726"/>
    <w:rsid w:val="53935BBE"/>
    <w:rsid w:val="54835A49"/>
    <w:rsid w:val="55EE0C0B"/>
    <w:rsid w:val="570D0833"/>
    <w:rsid w:val="585B5DD0"/>
    <w:rsid w:val="587939C8"/>
    <w:rsid w:val="58A8445A"/>
    <w:rsid w:val="593F084E"/>
    <w:rsid w:val="5ABA1AE9"/>
    <w:rsid w:val="5AD53B49"/>
    <w:rsid w:val="5CDF1027"/>
    <w:rsid w:val="5E4A0878"/>
    <w:rsid w:val="5E762809"/>
    <w:rsid w:val="5F7E529D"/>
    <w:rsid w:val="61AF40C1"/>
    <w:rsid w:val="63B65989"/>
    <w:rsid w:val="6604676D"/>
    <w:rsid w:val="663849C4"/>
    <w:rsid w:val="66437557"/>
    <w:rsid w:val="67F4369A"/>
    <w:rsid w:val="685E115E"/>
    <w:rsid w:val="693343A6"/>
    <w:rsid w:val="69434C8E"/>
    <w:rsid w:val="697F0B48"/>
    <w:rsid w:val="6A795693"/>
    <w:rsid w:val="6BBC7720"/>
    <w:rsid w:val="6BDA0E02"/>
    <w:rsid w:val="6CC22541"/>
    <w:rsid w:val="6D56199F"/>
    <w:rsid w:val="6FE55F03"/>
    <w:rsid w:val="700E04D7"/>
    <w:rsid w:val="70771AF6"/>
    <w:rsid w:val="71B73846"/>
    <w:rsid w:val="72B04AE6"/>
    <w:rsid w:val="72C53ED8"/>
    <w:rsid w:val="73862BB9"/>
    <w:rsid w:val="73873F96"/>
    <w:rsid w:val="768317F7"/>
    <w:rsid w:val="77C71BAD"/>
    <w:rsid w:val="77F11FD5"/>
    <w:rsid w:val="78194988"/>
    <w:rsid w:val="7A335678"/>
    <w:rsid w:val="7A6E6355"/>
    <w:rsid w:val="7A9134BD"/>
    <w:rsid w:val="7C3C67E8"/>
    <w:rsid w:val="7F58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5AE73"/>
  <w15:docId w15:val="{888EBA08-0A39-428A-986C-6E2A6358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inorEastAsia"/>
      <w:color w:val="595959" w:themeColor="text1" w:themeTint="A6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WPNormal">
    <w:name w:val="WP_Normal"/>
    <w:basedOn w:val="Normal"/>
    <w:qFormat/>
    <w:pPr>
      <w:spacing w:after="0" w:line="273" w:lineRule="auto"/>
    </w:pPr>
    <w:rPr>
      <w:rFonts w:ascii="Monaco" w:eastAsia="Times New Roman" w:hAnsi="Monaco" w:cs="Times New Roman"/>
      <w:color w:val="000000"/>
      <w:kern w:val="28"/>
      <w:sz w:val="24"/>
      <w:szCs w:val="24"/>
      <w:lang w:eastAsia="en-PH"/>
      <w14:ligatures w14:val="standar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PH"/>
    </w:rPr>
  </w:style>
  <w:style w:type="character" w:customStyle="1" w:styleId="NoSpacingChar">
    <w:name w:val="No Spacing Char"/>
    <w:link w:val="NoSpacing"/>
    <w:uiPriority w:val="1"/>
    <w:qFormat/>
    <w:locked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0E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EA5"/>
    <w:rPr>
      <w:rFonts w:ascii="Segoe UI" w:hAnsi="Segoe UI" w:cs="Segoe UI"/>
      <w:sz w:val="18"/>
      <w:szCs w:val="18"/>
      <w:lang w:val="en-PH"/>
    </w:rPr>
  </w:style>
  <w:style w:type="paragraph" w:styleId="Revision">
    <w:name w:val="Revision"/>
    <w:hidden/>
    <w:uiPriority w:val="99"/>
    <w:semiHidden/>
    <w:rsid w:val="00636B12"/>
    <w:rPr>
      <w:sz w:val="22"/>
      <w:szCs w:val="22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3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971D02-7DAA-4EC1-B1FA-CBDCA7F54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USTP</dc:creator>
  <cp:lastModifiedBy>juan valdevieso</cp:lastModifiedBy>
  <cp:revision>40</cp:revision>
  <dcterms:created xsi:type="dcterms:W3CDTF">2020-04-19T11:37:00Z</dcterms:created>
  <dcterms:modified xsi:type="dcterms:W3CDTF">2025-10-01T05:26:00Z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D64B52A2F3544A728E0C75EE532B8D2F_13</vt:lpwstr>
  </property>
</Properties>
</file>